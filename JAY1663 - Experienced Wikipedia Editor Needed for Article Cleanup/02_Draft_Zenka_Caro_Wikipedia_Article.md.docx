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9F08D" w14:textId="77777777" w:rsidR="00C30F87" w:rsidRDefault="00000000">
      <w:pPr>
        <w:spacing w:before="120" w:after="240"/>
      </w:pPr>
      <w:r>
        <w:rPr>
          <w:b/>
          <w:bCs/>
        </w:rPr>
        <w:t>Zenka Caro</w:t>
      </w:r>
      <w:r>
        <w:t xml:space="preserve"> (born July 4, 1972), known professionally as Zenka, is an American artist, a </w:t>
      </w:r>
      <w:hyperlink r:id="rId6">
        <w:r w:rsidR="00C30F87">
          <w:rPr>
            <w:color w:val="1155CC"/>
          </w:rPr>
          <w:t>futurist</w:t>
        </w:r>
      </w:hyperlink>
      <w:r>
        <w:t xml:space="preserve">, and the founder of Wisdom Age Metaverse (LightNet), a 501(c)(3) non-profit organization focused on consciousness research and based in </w:t>
      </w:r>
      <w:hyperlink r:id="rId7">
        <w:r w:rsidR="00C30F87">
          <w:rPr>
            <w:color w:val="1155CC"/>
          </w:rPr>
          <w:t>Sedona, Arizona</w:t>
        </w:r>
      </w:hyperlink>
      <w:r>
        <w:t xml:space="preserve">. She is known for </w:t>
      </w:r>
      <w:hyperlink r:id="rId8">
        <w:r w:rsidR="00C30F87">
          <w:rPr>
            <w:color w:val="1155CC"/>
          </w:rPr>
          <w:t>ceramic raku</w:t>
        </w:r>
      </w:hyperlink>
      <w:r>
        <w:t xml:space="preserve"> sculptures depicting the history of </w:t>
      </w:r>
      <w:hyperlink r:id="rId9">
        <w:r w:rsidR="00C30F87">
          <w:rPr>
            <w:color w:val="1155CC"/>
          </w:rPr>
          <w:t>virtual reality</w:t>
        </w:r>
      </w:hyperlink>
      <w:r>
        <w:t xml:space="preserve"> headsets,</w:t>
      </w:r>
      <w:hyperlink r:id="rId10" w:anchor="cite_note-1">
        <w:r w:rsidR="00C30F87">
          <w:rPr>
            <w:color w:val="1155CC"/>
            <w:sz w:val="32"/>
            <w:szCs w:val="32"/>
            <w:vertAlign w:val="superscript"/>
          </w:rPr>
          <w:t>[1]</w:t>
        </w:r>
      </w:hyperlink>
      <w:r>
        <w:t xml:space="preserve"> for </w:t>
      </w:r>
      <w:hyperlink r:id="rId11">
        <w:r w:rsidR="00C30F87">
          <w:rPr>
            <w:color w:val="1155CC"/>
          </w:rPr>
          <w:t>augmented reality</w:t>
        </w:r>
      </w:hyperlink>
      <w:r>
        <w:t xml:space="preserve"> art installations, and for organizing the 2017 48-hour "White Mirror" event in Los Angeles, a counter-narrative to the Netflix series </w:t>
      </w:r>
      <w:hyperlink r:id="rId12">
        <w:r w:rsidR="00C30F87">
          <w:rPr>
            <w:color w:val="1155CC"/>
          </w:rPr>
          <w:t>Black Mirror</w:t>
        </w:r>
      </w:hyperlink>
      <w:r>
        <w:t xml:space="preserve">. </w:t>
      </w:r>
      <w:commentRangeStart w:id="0"/>
      <w:commentRangeStart w:id="1"/>
      <w:del w:id="2" w:author="Light Net" w:date="2026-08-25T23:59:00Z">
        <w:r>
          <w:rPr>
            <w:strike/>
          </w:rPr>
          <w:delText xml:space="preserve">Her augmented-reality linoprints received honorable mentions in the 2016 and 2017 juried Ink &amp; Clay international competition at the W. Keith and Janet Kellogg University Art Gallery, </w:delText>
        </w:r>
        <w:r>
          <w:fldChar w:fldCharType="begin"/>
        </w:r>
        <w:r>
          <w:delInstrText>HYPERLINK "https://en.wikipedia.org/wiki/California_State_Polytechnic_University,_Pomona"</w:delInstrText>
        </w:r>
        <w:r>
          <w:fldChar w:fldCharType="separate"/>
        </w:r>
        <w:r>
          <w:rPr>
            <w:strike/>
            <w:color w:val="1155CC"/>
          </w:rPr>
          <w:delText>California State Polytechnic University, Pomona</w:delText>
        </w:r>
        <w:r>
          <w:fldChar w:fldCharType="end"/>
        </w:r>
        <w:r>
          <w:rPr>
            <w:strike/>
          </w:rPr>
          <w:delText xml:space="preserve">. </w:delText>
        </w:r>
      </w:del>
      <w:commentRangeEnd w:id="1"/>
      <w:ins w:id="3" w:author="Light Net" w:date="2026-08-25T23:59:00Z">
        <w:del w:id="4" w:author="Light Net" w:date="2026-08-25T23:59:00Z">
          <w:r>
            <w:rPr>
              <w:rStyle w:val="CommentReference"/>
              <w:sz w:val="22"/>
              <w:szCs w:val="22"/>
              <w:rPrChange w:id="5" w:author="Light Net" w:date="2026-08-25T23:59:00Z">
                <w:rPr>
                  <w:rStyle w:val="CommentReference"/>
                  <w:strike/>
                  <w:sz w:val="22"/>
                  <w:szCs w:val="22"/>
                </w:rPr>
              </w:rPrChange>
            </w:rPr>
            <w:commentReference w:id="1"/>
          </w:r>
          <w:commentRangeEnd w:id="0"/>
          <w:r>
            <w:rPr>
              <w:rStyle w:val="CommentReference"/>
              <w:sz w:val="22"/>
              <w:szCs w:val="22"/>
              <w:rPrChange w:id="6" w:author="Light Net" w:date="2026-08-25T23:59:00Z">
                <w:rPr>
                  <w:rStyle w:val="CommentReference"/>
                  <w:strike/>
                  <w:sz w:val="22"/>
                  <w:szCs w:val="22"/>
                </w:rPr>
              </w:rPrChange>
            </w:rPr>
            <w:commentReference w:id="0"/>
          </w:r>
          <w:r>
            <w:rPr>
              <w:rPrChange w:id="7" w:author="Light Net" w:date="2026-08-25T23:59:00Z">
                <w:rPr>
                  <w:strike/>
                </w:rPr>
              </w:rPrChange>
            </w:rPr>
            <w:delText>n</w:delText>
          </w:r>
        </w:del>
      </w:ins>
      <w:del w:id="8" w:author="Light Net" w:date="2026-08-25T23:59:00Z">
        <w:r>
          <w:delText xml:space="preserve">She has worked extensively in Córdoba, Argentina since 2012, including a Before I Die public-art wall, a collective intervention as part of JR's Inside Out Project, and The Dream Machine, she founded as a program of LightNet. </w:delText>
        </w:r>
      </w:del>
      <w:r>
        <w:t>Caro's work is held in the permanent collection of the Delta terminal at John F. Kennedy International Airport in New York and at The Tech Interactive museum in San Jose, as well as in the collections of Accenture Interactive in New York</w:t>
      </w:r>
      <w:commentRangeStart w:id="9"/>
      <w:ins w:id="10" w:author="Light Net" w:date="2026-08-26T00:00:00Z">
        <w:r>
          <w:t>.</w:t>
        </w:r>
      </w:ins>
      <w:commentRangeEnd w:id="9"/>
      <w:r>
        <w:rPr>
          <w:rStyle w:val="CommentReference"/>
          <w:sz w:val="22"/>
          <w:szCs w:val="22"/>
        </w:rPr>
        <w:commentReference w:id="9"/>
      </w:r>
      <w:r>
        <w:t xml:space="preserve"> She delivered the </w:t>
      </w:r>
      <w:commentRangeStart w:id="11"/>
      <w:r>
        <w:t>2016 TEDxJacksonHole</w:t>
      </w:r>
      <w:commentRangeEnd w:id="11"/>
      <w:r>
        <w:rPr>
          <w:rStyle w:val="CommentReference"/>
          <w:sz w:val="22"/>
          <w:szCs w:val="22"/>
        </w:rPr>
        <w:commentReference w:id="11"/>
      </w:r>
      <w:r>
        <w:t xml:space="preserve"> talk on virtual and augmented reality and it's impact on the future.</w:t>
      </w:r>
    </w:p>
    <w:p w14:paraId="5839F08E" w14:textId="77777777" w:rsidR="00C30F87" w:rsidRDefault="00000000">
      <w:pPr>
        <w:spacing w:before="60" w:after="60" w:line="330" w:lineRule="auto"/>
        <w:rPr>
          <w:rFonts w:ascii="Georgia" w:eastAsia="Georgia" w:hAnsi="Georgia" w:cs="Georgia"/>
          <w:b/>
          <w:bCs/>
          <w:sz w:val="45"/>
          <w:szCs w:val="45"/>
        </w:rPr>
      </w:pPr>
      <w:r>
        <w:rPr>
          <w:rFonts w:ascii="Georgia" w:eastAsia="Georgia" w:hAnsi="Georgia" w:cs="Georgia"/>
          <w:b/>
          <w:bCs/>
          <w:sz w:val="45"/>
          <w:szCs w:val="45"/>
        </w:rPr>
        <w:t>Early life and education</w:t>
      </w:r>
    </w:p>
    <w:p w14:paraId="5839F08F" w14:textId="77777777" w:rsidR="00C30F87" w:rsidRDefault="00000000">
      <w:pPr>
        <w:spacing w:before="120" w:after="240"/>
        <w:rPr>
          <w:ins w:id="12" w:author="Light Net" w:date="2026-08-26T00:06:00Z"/>
        </w:rPr>
      </w:pPr>
      <w:del w:id="13" w:author="Light Net" w:date="2026-08-26T00:04:00Z">
        <w:r>
          <w:delText xml:space="preserve">Zenka was born Jenny Lynn Carden on July 4, 1972, at </w:delText>
        </w:r>
        <w:r>
          <w:fldChar w:fldCharType="begin"/>
        </w:r>
        <w:r>
          <w:delInstrText>HYPERLINK "https://en.wikipedia.org/wiki/Fort_Sam_Houston"</w:delInstrText>
        </w:r>
        <w:r>
          <w:fldChar w:fldCharType="separate"/>
        </w:r>
        <w:r>
          <w:rPr>
            <w:color w:val="1155CC"/>
          </w:rPr>
          <w:delText>Fort Sam Houston</w:delText>
        </w:r>
        <w:r>
          <w:fldChar w:fldCharType="end"/>
        </w:r>
        <w:r>
          <w:delText xml:space="preserve"> army hospital in </w:delText>
        </w:r>
        <w:r>
          <w:fldChar w:fldCharType="begin"/>
        </w:r>
        <w:r>
          <w:delInstrText>HYPERLINK "https://en.wikipedia.org/wiki/San_Antonio"</w:delInstrText>
        </w:r>
        <w:r>
          <w:fldChar w:fldCharType="separate"/>
        </w:r>
        <w:r>
          <w:rPr>
            <w:color w:val="1155CC"/>
          </w:rPr>
          <w:delText>San Antonio, Texas</w:delText>
        </w:r>
        <w:r>
          <w:fldChar w:fldCharType="end"/>
        </w:r>
        <w:r>
          <w:delText>, where her father, a U.S. Army anesthesiologist, was completing his residency.</w:delText>
        </w:r>
        <w:r>
          <w:fldChar w:fldCharType="begin"/>
        </w:r>
        <w:r>
          <w:delInstrText>HYPERLINK "https://en.wikipedia.org/wiki/Draft:Zenka_Caro#cite_note-cardenmemoir-2"</w:delInstrText>
        </w:r>
        <w:r>
          <w:fldChar w:fldCharType="separate"/>
        </w:r>
        <w:r>
          <w:rPr>
            <w:color w:val="1155CC"/>
            <w:sz w:val="32"/>
            <w:szCs w:val="32"/>
            <w:vertAlign w:val="superscript"/>
          </w:rPr>
          <w:delText>[2]</w:delText>
        </w:r>
        <w:r>
          <w:fldChar w:fldCharType="end"/>
        </w:r>
        <w:r>
          <w:delText xml:space="preserve"> She was the second of two daughters; her older sister, the blogger and writer Amy Suardi, was born in 1969.</w:delText>
        </w:r>
        <w:r>
          <w:fldChar w:fldCharType="begin"/>
        </w:r>
        <w:r>
          <w:delInstrText>HYPERLINK "https://en.wikipedia.org/wiki/Draft:Zenka_Caro#cite_note-cincymag2013suardi-3"</w:delInstrText>
        </w:r>
        <w:r>
          <w:fldChar w:fldCharType="separate"/>
        </w:r>
        <w:r>
          <w:rPr>
            <w:color w:val="1155CC"/>
            <w:sz w:val="32"/>
            <w:szCs w:val="32"/>
            <w:vertAlign w:val="superscript"/>
          </w:rPr>
          <w:delText>[3]</w:delText>
        </w:r>
        <w:r>
          <w:fldChar w:fldCharType="end"/>
        </w:r>
        <w:r>
          <w:delText xml:space="preserve"> The family left San Antonio when Caro was about one year old and settled in Terrace Park, Ohio, a suburb of Cincinnati, where she was raised.</w:delText>
        </w:r>
      </w:del>
    </w:p>
    <w:p w14:paraId="5839F090" w14:textId="77777777" w:rsidR="00C30F87" w:rsidRDefault="00C30F87">
      <w:pPr>
        <w:spacing w:before="120" w:after="240"/>
        <w:rPr>
          <w:ins w:id="14" w:author="Light Net" w:date="2026-08-26T00:06:00Z"/>
        </w:rPr>
      </w:pPr>
    </w:p>
    <w:p w14:paraId="5839F091" w14:textId="77777777" w:rsidR="00C30F87" w:rsidRDefault="00000000">
      <w:pPr>
        <w:spacing w:before="120" w:after="240"/>
        <w:rPr>
          <w:del w:id="15" w:author="Light Net" w:date="2026-08-26T00:07:00Z"/>
        </w:rPr>
      </w:pPr>
      <w:ins w:id="16" w:author="Light Net" w:date="2026-08-26T00:06:00Z">
        <w:r>
          <w:rPr>
            <w:sz w:val="24"/>
            <w:szCs w:val="24"/>
            <w:rPrChange w:id="17" w:author="Light Net" w:date="2026-08-26T00:06:00Z">
              <w:rPr/>
            </w:rPrChange>
          </w:rPr>
          <w:t xml:space="preserve">Caro was born Jenny Lynn Carden on July 4, 1972, in </w:t>
        </w:r>
        <w:r>
          <w:fldChar w:fldCharType="begin"/>
        </w:r>
        <w:r>
          <w:instrText>HYPERLINK "https://en.wikipedia.org/wiki/San_Antonio"</w:instrText>
        </w:r>
        <w:r>
          <w:fldChar w:fldCharType="separate"/>
        </w:r>
        <w:r>
          <w:rPr>
            <w:color w:val="1155CC"/>
          </w:rPr>
          <w:t>San Antonio, Texas</w:t>
        </w:r>
        <w:r>
          <w:fldChar w:fldCharType="end"/>
        </w:r>
        <w:r>
          <w:rPr>
            <w:sz w:val="24"/>
            <w:szCs w:val="24"/>
            <w:rPrChange w:id="18" w:author="Light Net" w:date="2026-08-26T00:06:00Z">
              <w:rPr/>
            </w:rPrChange>
          </w:rPr>
          <w:t xml:space="preserve"> and was raised in Terrace Park, Ohio, a suburb of Cincinnati. She attended the </w:t>
        </w:r>
        <w:r>
          <w:fldChar w:fldCharType="begin"/>
        </w:r>
        <w:r>
          <w:instrText>HYPERLINK "https://en.wikipedia.org/wiki/School_for_Creative_and_Performing_Arts"</w:instrText>
        </w:r>
        <w:r>
          <w:fldChar w:fldCharType="separate"/>
        </w:r>
        <w:r>
          <w:rPr>
            <w:color w:val="1155CC"/>
          </w:rPr>
          <w:t>School for Creative and Performing Arts</w:t>
        </w:r>
        <w:r>
          <w:fldChar w:fldCharType="end"/>
        </w:r>
        <w:r>
          <w:t xml:space="preserve"> (SCPA) (SCPA)</w:t>
        </w:r>
        <w:r>
          <w:rPr>
            <w:sz w:val="24"/>
            <w:szCs w:val="24"/>
            <w:rPrChange w:id="19" w:author="Light Net" w:date="2026-08-26T00:06:00Z">
              <w:rPr/>
            </w:rPrChange>
          </w:rPr>
          <w:t xml:space="preserve">, a magnet arts high school in Cincinnati. She earned a </w:t>
        </w:r>
        <w:r>
          <w:fldChar w:fldCharType="begin"/>
        </w:r>
        <w:r>
          <w:instrText>HYPERLINK "https://en.wikipedia.org/wiki/Bachelor_of_Science"</w:instrText>
        </w:r>
        <w:r>
          <w:fldChar w:fldCharType="separate"/>
        </w:r>
        <w:r>
          <w:rPr>
            <w:color w:val="1155CC"/>
          </w:rPr>
          <w:t>Bachelor of Science</w:t>
        </w:r>
        <w:r>
          <w:fldChar w:fldCharType="end"/>
        </w:r>
        <w:r>
          <w:rPr>
            <w:sz w:val="24"/>
            <w:szCs w:val="24"/>
            <w:rPrChange w:id="20" w:author="Light Net" w:date="2026-08-26T00:06:00Z">
              <w:rPr/>
            </w:rPrChange>
          </w:rPr>
          <w:t xml:space="preserve"> in Radio, Television and Film from </w:t>
        </w:r>
        <w:r>
          <w:fldChar w:fldCharType="begin"/>
        </w:r>
        <w:r>
          <w:instrText>HYPERLINK "https://en.wikipedia.org/wiki/Northwestern_University"</w:instrText>
        </w:r>
        <w:r>
          <w:fldChar w:fldCharType="separate"/>
        </w:r>
        <w:r>
          <w:rPr>
            <w:color w:val="1155CC"/>
          </w:rPr>
          <w:t>Northwestern University</w:t>
        </w:r>
        <w:r>
          <w:fldChar w:fldCharType="end"/>
        </w:r>
        <w:r>
          <w:rPr>
            <w:sz w:val="24"/>
            <w:szCs w:val="24"/>
            <w:rPrChange w:id="21" w:author="Light Net" w:date="2026-08-26T00:06:00Z">
              <w:rPr/>
            </w:rPrChange>
          </w:rPr>
          <w:t xml:space="preserve"> in 1994.</w:t>
        </w:r>
        <w:del w:id="22" w:author="Light Net" w:date="2026-08-26T00:07:00Z">
          <w:r>
            <w:delText xml:space="preserve">In 1990, Caro matriculated at </w:delText>
          </w:r>
          <w:r>
            <w:fldChar w:fldCharType="begin"/>
          </w:r>
          <w:r>
            <w:delInstrText>HYPERLINK "https://en.wikipedia.org/wiki/Northwestern_University"</w:delInstrText>
          </w:r>
          <w:r>
            <w:fldChar w:fldCharType="separate"/>
          </w:r>
          <w:r>
            <w:rPr>
              <w:color w:val="1155CC"/>
            </w:rPr>
            <w:delText>Northwestern University</w:delText>
          </w:r>
          <w:r>
            <w:fldChar w:fldCharType="end"/>
          </w:r>
          <w:r>
            <w:delText xml:space="preserve"> in </w:delText>
          </w:r>
          <w:r>
            <w:fldChar w:fldCharType="begin"/>
          </w:r>
          <w:r>
            <w:delInstrText>HYPERLINK "https://en.wikipedia.org/wiki/Evanston,_Illinois"</w:delInstrText>
          </w:r>
          <w:r>
            <w:fldChar w:fldCharType="separate"/>
          </w:r>
          <w:r>
            <w:rPr>
              <w:color w:val="1155CC"/>
            </w:rPr>
            <w:delText>Evanston, Illinois</w:delText>
          </w:r>
          <w:r>
            <w:fldChar w:fldCharType="end"/>
          </w:r>
          <w:r>
            <w:delText xml:space="preserve">, earning a </w:delText>
          </w:r>
          <w:r>
            <w:fldChar w:fldCharType="begin"/>
          </w:r>
          <w:r>
            <w:delInstrText>HYPERLINK "https://en.wikipedia.org/wiki/Bachelor_of_Science"</w:delInstrText>
          </w:r>
          <w:r>
            <w:fldChar w:fldCharType="separate"/>
          </w:r>
          <w:r>
            <w:rPr>
              <w:color w:val="1155CC"/>
            </w:rPr>
            <w:delText>Bachelor of Science</w:delText>
          </w:r>
          <w:r>
            <w:fldChar w:fldCharType="end"/>
          </w:r>
          <w:r>
            <w:delText xml:space="preserve"> in radio, Television and Film in 1994.</w:delText>
          </w:r>
          <w:r>
            <w:fldChar w:fldCharType="begin"/>
          </w:r>
          <w:r>
            <w:delInstrText>HYPERLINK "https://en.wikipedia.org/wiki/Draft:Zenka_Caro#cite_note-cardenmemoir4-8"</w:delInstrText>
          </w:r>
          <w:r>
            <w:fldChar w:fldCharType="separate"/>
          </w:r>
          <w:r>
            <w:rPr>
              <w:color w:val="1155CC"/>
              <w:sz w:val="32"/>
              <w:szCs w:val="32"/>
              <w:vertAlign w:val="superscript"/>
            </w:rPr>
            <w:delText>[8]</w:delText>
          </w:r>
          <w:r>
            <w:fldChar w:fldCharType="end"/>
          </w:r>
          <w:r>
            <w:delText xml:space="preserve"> </w:delText>
          </w:r>
        </w:del>
      </w:ins>
    </w:p>
    <w:p w14:paraId="5839F092" w14:textId="77777777" w:rsidR="00C30F87" w:rsidRDefault="00000000">
      <w:pPr>
        <w:spacing w:before="120" w:after="240"/>
        <w:rPr>
          <w:del w:id="23" w:author="Light Net" w:date="2026-08-26T00:07:00Z"/>
          <w:color w:val="1155CC"/>
          <w:sz w:val="32"/>
          <w:szCs w:val="32"/>
          <w:vertAlign w:val="superscript"/>
        </w:rPr>
      </w:pPr>
      <w:del w:id="24" w:author="Light Net" w:date="2026-08-26T00:07:00Z">
        <w:r>
          <w:delText xml:space="preserve">The family spent extended weekends and summers at "Robertson Place," her mother's family homestead in </w:delText>
        </w:r>
        <w:r>
          <w:fldChar w:fldCharType="begin"/>
        </w:r>
        <w:r>
          <w:delInstrText>HYPERLINK "https://en.wikipedia.org/wiki/Bourneville,_Ohio"</w:delInstrText>
        </w:r>
        <w:r>
          <w:fldChar w:fldCharType="separate"/>
        </w:r>
        <w:r>
          <w:rPr>
            <w:color w:val="1155CC"/>
          </w:rPr>
          <w:delText>Bourneville, Ross County, Ohio</w:delText>
        </w:r>
        <w:r>
          <w:fldChar w:fldCharType="end"/>
        </w:r>
        <w:r>
          <w:delText>, a property that has passed through seven generations of the female line and dates to the late 18th-century settlement of the Paint Valley region.</w:delText>
        </w:r>
        <w:r>
          <w:fldChar w:fldCharType="begin"/>
        </w:r>
        <w:r>
          <w:delInstrText>HYPERLINK "https://en.wikipedia.org/wiki/Draft:Zenka_Caro#cite_note-cardenmemoir2-4"</w:delInstrText>
        </w:r>
        <w:r>
          <w:fldChar w:fldCharType="separate"/>
        </w:r>
        <w:r>
          <w:rPr>
            <w:color w:val="1155CC"/>
            <w:sz w:val="32"/>
            <w:szCs w:val="32"/>
            <w:vertAlign w:val="superscript"/>
          </w:rPr>
          <w:delText>[4]</w:delText>
        </w:r>
        <w:r>
          <w:fldChar w:fldCharType="end"/>
        </w:r>
        <w:r>
          <w:delText xml:space="preserve"> Caro's mother, the visual artist Lynn Carden who has practiced and exhibited for more than four decades, including a solo retrospective at the Pump House Center for the Arts in Chillicothe in November 2023, later wrote and illustrated a family-history memoir of the homestead, The Women of Robertson Place (2018), drawing on more than two decades of </w:delText>
        </w:r>
        <w:r>
          <w:lastRenderedPageBreak/>
          <w:delText>research into the property's female ancestral line and the family's role in sheltering enslaved people on the Underground Railroad.</w:delText>
        </w:r>
        <w:r>
          <w:fldChar w:fldCharType="begin"/>
        </w:r>
        <w:r>
          <w:delInstrText>HYPERLINK "https://en.wikipedia.org/wiki/Draft:Zenka_Caro#cite_note-gazette2019novel-5"</w:delInstrText>
        </w:r>
        <w:r>
          <w:fldChar w:fldCharType="separate"/>
        </w:r>
        <w:r>
          <w:rPr>
            <w:color w:val="1155CC"/>
            <w:sz w:val="32"/>
            <w:szCs w:val="32"/>
            <w:vertAlign w:val="superscript"/>
          </w:rPr>
          <w:delText>[5]</w:delText>
        </w:r>
        <w:r>
          <w:fldChar w:fldCharType="end"/>
        </w:r>
        <w:r>
          <w:fldChar w:fldCharType="begin"/>
        </w:r>
        <w:r>
          <w:delInstrText>HYPERLINK "https://en.wikipedia.org/wiki/Draft:Zenka_Caro#cite_note-gazette2023carden-6"</w:delInstrText>
        </w:r>
        <w:r>
          <w:fldChar w:fldCharType="separate"/>
        </w:r>
        <w:r>
          <w:rPr>
            <w:color w:val="1155CC"/>
            <w:sz w:val="32"/>
            <w:szCs w:val="32"/>
            <w:vertAlign w:val="superscript"/>
          </w:rPr>
          <w:delText>[6]</w:delText>
        </w:r>
        <w:r>
          <w:fldChar w:fldCharType="end"/>
        </w:r>
      </w:del>
    </w:p>
    <w:p w14:paraId="5839F093" w14:textId="77777777" w:rsidR="00C30F87" w:rsidRDefault="00000000">
      <w:pPr>
        <w:spacing w:before="120" w:after="240"/>
        <w:rPr>
          <w:color w:val="1155CC"/>
          <w:sz w:val="32"/>
          <w:szCs w:val="32"/>
          <w:vertAlign w:val="superscript"/>
        </w:rPr>
      </w:pPr>
      <w:del w:id="25" w:author="Light Net" w:date="2026-08-26T00:07:00Z">
        <w:r>
          <w:delText xml:space="preserve">Caro attended the </w:delText>
        </w:r>
        <w:r>
          <w:fldChar w:fldCharType="begin"/>
        </w:r>
        <w:r>
          <w:delInstrText>HYPERLINK "https://en.wikipedia.org/wiki/School_for_Creative_and_Performing_Arts"</w:delInstrText>
        </w:r>
        <w:r>
          <w:fldChar w:fldCharType="separate"/>
        </w:r>
        <w:r>
          <w:rPr>
            <w:color w:val="1155CC"/>
          </w:rPr>
          <w:delText>School for Creative and Performing Arts</w:delText>
        </w:r>
        <w:r>
          <w:fldChar w:fldCharType="end"/>
        </w:r>
        <w:r>
          <w:delText xml:space="preserve"> (SCPA), a magnet arts high school in downtown Cincinnati, where she majored in both art and theatre, performed as a mime, and played the lead in the Greek tragedy </w:delText>
        </w:r>
        <w:r>
          <w:fldChar w:fldCharType="begin"/>
        </w:r>
        <w:r>
          <w:delInstrText>HYPERLINK "https://en.wikipedia.org/wiki/Medea"</w:delInstrText>
        </w:r>
        <w:r>
          <w:fldChar w:fldCharType="separate"/>
        </w:r>
        <w:r>
          <w:rPr>
            <w:color w:val="1155CC"/>
          </w:rPr>
          <w:delText>Medea</w:delText>
        </w:r>
        <w:r>
          <w:fldChar w:fldCharType="end"/>
        </w:r>
        <w:r>
          <w:delText>.</w:delText>
        </w:r>
        <w:r>
          <w:fldChar w:fldCharType="begin"/>
        </w:r>
        <w:r>
          <w:delInstrText>HYPERLINK "https://en.wikipedia.org/wiki/Draft:Zenka_Caro#cite_note-cardenmemoir3-7"</w:delInstrText>
        </w:r>
        <w:r>
          <w:fldChar w:fldCharType="separate"/>
        </w:r>
        <w:r>
          <w:rPr>
            <w:color w:val="1155CC"/>
            <w:sz w:val="32"/>
            <w:szCs w:val="32"/>
            <w:vertAlign w:val="superscript"/>
          </w:rPr>
          <w:delText>[7]</w:delText>
        </w:r>
        <w:r>
          <w:fldChar w:fldCharType="end"/>
        </w:r>
      </w:del>
    </w:p>
    <w:p w14:paraId="5839F094" w14:textId="77777777" w:rsidR="00C30F87" w:rsidRDefault="00000000">
      <w:pPr>
        <w:spacing w:before="120" w:after="240"/>
        <w:rPr>
          <w:color w:val="1155CC"/>
          <w:sz w:val="32"/>
          <w:szCs w:val="32"/>
          <w:vertAlign w:val="superscript"/>
        </w:rPr>
      </w:pPr>
      <w:del w:id="26" w:author="Light Net" w:date="2026-08-26T00:09:00Z">
        <w:r>
          <w:delText xml:space="preserve">In 1990, Caro matriculated at </w:delText>
        </w:r>
        <w:r>
          <w:fldChar w:fldCharType="begin"/>
        </w:r>
        <w:r>
          <w:delInstrText>HYPERLINK "https://en.wikipedia.org/wiki/Northwestern_University"</w:delInstrText>
        </w:r>
        <w:r>
          <w:fldChar w:fldCharType="separate"/>
        </w:r>
        <w:r>
          <w:rPr>
            <w:color w:val="1155CC"/>
          </w:rPr>
          <w:delText>Northwestern University</w:delText>
        </w:r>
        <w:r>
          <w:fldChar w:fldCharType="end"/>
        </w:r>
        <w:r>
          <w:delText xml:space="preserve"> in </w:delText>
        </w:r>
        <w:r>
          <w:fldChar w:fldCharType="begin"/>
        </w:r>
        <w:r>
          <w:delInstrText>HYPERLINK "https://en.wikipedia.org/wiki/Evanston,_Illinois"</w:delInstrText>
        </w:r>
        <w:r>
          <w:fldChar w:fldCharType="separate"/>
        </w:r>
        <w:r>
          <w:rPr>
            <w:color w:val="1155CC"/>
          </w:rPr>
          <w:delText>Evanston, Illinois</w:delText>
        </w:r>
        <w:r>
          <w:fldChar w:fldCharType="end"/>
        </w:r>
        <w:r>
          <w:delText xml:space="preserve">, earning a </w:delText>
        </w:r>
        <w:r>
          <w:fldChar w:fldCharType="begin"/>
        </w:r>
        <w:r>
          <w:delInstrText>HYPERLINK "https://en.wikipedia.org/wiki/Bachelor_of_Science"</w:delInstrText>
        </w:r>
        <w:r>
          <w:fldChar w:fldCharType="separate"/>
        </w:r>
        <w:r>
          <w:rPr>
            <w:color w:val="1155CC"/>
          </w:rPr>
          <w:delText>Bachelor of Science</w:delText>
        </w:r>
        <w:r>
          <w:fldChar w:fldCharType="end"/>
        </w:r>
        <w:r>
          <w:delText xml:space="preserve"> in radio, Television and Film in 1994.</w:delText>
        </w:r>
        <w:r>
          <w:fldChar w:fldCharType="begin"/>
        </w:r>
        <w:r>
          <w:delInstrText>HYPERLINK "https://en.wikipedia.org/wiki/Draft:Zenka_Caro#cite_note-cardenmemoir4-8"</w:delInstrText>
        </w:r>
        <w:r>
          <w:fldChar w:fldCharType="separate"/>
        </w:r>
        <w:r>
          <w:rPr>
            <w:color w:val="1155CC"/>
            <w:sz w:val="32"/>
            <w:szCs w:val="32"/>
            <w:vertAlign w:val="superscript"/>
          </w:rPr>
          <w:delText>[8]</w:delText>
        </w:r>
        <w:r>
          <w:fldChar w:fldCharType="end"/>
        </w:r>
        <w:r>
          <w:delText xml:space="preserve"> In her senior year she produced a 36-minute documentary, Telling Time, about her mother's family history at Robertson Place, edited from approximately 250 minutes of original footage.</w:delText>
        </w:r>
        <w:r>
          <w:fldChar w:fldCharType="begin"/>
        </w:r>
        <w:r>
          <w:delInstrText>HYPERLINK "https://en.wikipedia.org/wiki/Draft:Zenka_Caro#cite_note-cardenmemoir6-9"</w:delInstrText>
        </w:r>
        <w:r>
          <w:fldChar w:fldCharType="separate"/>
        </w:r>
        <w:r>
          <w:rPr>
            <w:color w:val="1155CC"/>
            <w:sz w:val="32"/>
            <w:szCs w:val="32"/>
            <w:vertAlign w:val="superscript"/>
          </w:rPr>
          <w:delText>[9]</w:delText>
        </w:r>
        <w:r>
          <w:fldChar w:fldCharType="end"/>
        </w:r>
      </w:del>
    </w:p>
    <w:p w14:paraId="5839F095" w14:textId="77777777" w:rsidR="00C30F87" w:rsidRDefault="00000000">
      <w:pPr>
        <w:spacing w:before="60" w:after="60" w:line="330" w:lineRule="auto"/>
        <w:rPr>
          <w:rFonts w:ascii="Georgia" w:eastAsia="Georgia" w:hAnsi="Georgia" w:cs="Georgia"/>
          <w:b/>
          <w:bCs/>
          <w:sz w:val="45"/>
          <w:szCs w:val="45"/>
        </w:rPr>
      </w:pPr>
      <w:r>
        <w:rPr>
          <w:rFonts w:ascii="Georgia" w:eastAsia="Georgia" w:hAnsi="Georgia" w:cs="Georgia"/>
          <w:b/>
          <w:bCs/>
          <w:sz w:val="45"/>
          <w:szCs w:val="45"/>
        </w:rPr>
        <w:t>Technology career</w:t>
      </w:r>
    </w:p>
    <w:p w14:paraId="5839F096" w14:textId="77777777" w:rsidR="00C30F87" w:rsidRDefault="00000000">
      <w:pPr>
        <w:spacing w:before="120" w:after="240"/>
        <w:rPr>
          <w:color w:val="1155CC"/>
          <w:sz w:val="32"/>
          <w:szCs w:val="32"/>
          <w:vertAlign w:val="superscript"/>
        </w:rPr>
      </w:pPr>
      <w:r>
        <w:t>After Northwestern, Caro worked in the technology industry. By 2001 she was based in the San Francisco Bay Area, where she led the streaming team at Akamai Technologies' San Mateo office.</w:t>
      </w:r>
      <w:hyperlink r:id="rId16" w:anchor="cite_note-wpr2017-10">
        <w:r w:rsidR="00C30F87">
          <w:rPr>
            <w:color w:val="1155CC"/>
            <w:sz w:val="32"/>
            <w:szCs w:val="32"/>
            <w:vertAlign w:val="superscript"/>
          </w:rPr>
          <w:t>[10]</w:t>
        </w:r>
      </w:hyperlink>
      <w:r>
        <w:t xml:space="preserve"> under Akamai's co-founder and chief technology officer Daniel Lewin. In 2001, Caro relocated to Washington, D.C.</w:t>
      </w:r>
      <w:hyperlink r:id="rId17" w:anchor="cite_note-cardenmemoir7-11">
        <w:r w:rsidR="00C30F87">
          <w:rPr>
            <w:color w:val="1155CC"/>
            <w:sz w:val="32"/>
            <w:szCs w:val="32"/>
            <w:vertAlign w:val="superscript"/>
          </w:rPr>
          <w:t>[11]</w:t>
        </w:r>
      </w:hyperlink>
    </w:p>
    <w:p w14:paraId="5839F097" w14:textId="77777777" w:rsidR="00C30F87" w:rsidRDefault="00000000">
      <w:pPr>
        <w:spacing w:before="60" w:after="60" w:line="330" w:lineRule="auto"/>
        <w:rPr>
          <w:rFonts w:ascii="Georgia" w:eastAsia="Georgia" w:hAnsi="Georgia" w:cs="Georgia"/>
          <w:b/>
          <w:bCs/>
          <w:sz w:val="45"/>
          <w:szCs w:val="45"/>
        </w:rPr>
      </w:pPr>
      <w:r>
        <w:rPr>
          <w:rFonts w:ascii="Georgia" w:eastAsia="Georgia" w:hAnsi="Georgia" w:cs="Georgia"/>
          <w:b/>
          <w:bCs/>
          <w:sz w:val="45"/>
          <w:szCs w:val="45"/>
        </w:rPr>
        <w:t>Art career and exhibitions</w:t>
      </w:r>
    </w:p>
    <w:p w14:paraId="5839F098" w14:textId="77777777" w:rsidR="00C30F87" w:rsidRDefault="00000000">
      <w:pPr>
        <w:spacing w:before="60" w:after="60" w:line="384" w:lineRule="auto"/>
        <w:rPr>
          <w:b/>
          <w:bCs/>
          <w:sz w:val="30"/>
          <w:szCs w:val="30"/>
        </w:rPr>
      </w:pPr>
      <w:r>
        <w:rPr>
          <w:b/>
          <w:bCs/>
          <w:sz w:val="30"/>
          <w:szCs w:val="30"/>
        </w:rPr>
        <w:t>2012: Before I Die wall, Córdoba</w:t>
      </w:r>
    </w:p>
    <w:p w14:paraId="5839F099" w14:textId="77777777" w:rsidR="00C30F87" w:rsidRDefault="00000000">
      <w:pPr>
        <w:spacing w:before="120" w:after="240"/>
      </w:pPr>
      <w:r>
        <w:t xml:space="preserve">In May 2012, Caro credited under her birth name Jenny Carden organized and led a Before I Die public-art wall in Córdoba, Argentina as part of the international participatory project initiated by Candy Chang. Created on a previously graffitied surface in the city and completed in fewer than 26 hours of stenciling work, the wall filled to capacity with handwritten responses. </w:t>
      </w:r>
      <w:commentRangeStart w:id="27"/>
      <w:r>
        <w:t>Chang's 2013 book Before I Die (St. Martin's Press) features the Córdoba wall, quoting Caro at length and naming her nine collaborators.</w:t>
      </w:r>
      <w:commentRangeEnd w:id="27"/>
      <w:r>
        <w:rPr>
          <w:rStyle w:val="CommentReference"/>
          <w:sz w:val="22"/>
          <w:szCs w:val="22"/>
        </w:rPr>
        <w:commentReference w:id="27"/>
      </w:r>
    </w:p>
    <w:p w14:paraId="5839F09A" w14:textId="77777777" w:rsidR="00C30F87" w:rsidRDefault="00000000">
      <w:pPr>
        <w:spacing w:before="60" w:after="60" w:line="384" w:lineRule="auto"/>
        <w:rPr>
          <w:b/>
          <w:bCs/>
          <w:sz w:val="30"/>
          <w:szCs w:val="30"/>
        </w:rPr>
      </w:pPr>
      <w:r>
        <w:rPr>
          <w:b/>
          <w:bCs/>
          <w:sz w:val="30"/>
          <w:szCs w:val="30"/>
        </w:rPr>
        <w:t>2012: Inside Out, Córdoba</w:t>
      </w:r>
    </w:p>
    <w:p w14:paraId="5839F09B" w14:textId="77777777" w:rsidR="00C30F87" w:rsidRDefault="00000000">
      <w:pPr>
        <w:spacing w:before="120" w:after="240"/>
        <w:rPr>
          <w:color w:val="1155CC"/>
          <w:sz w:val="32"/>
          <w:szCs w:val="32"/>
          <w:vertAlign w:val="superscript"/>
        </w:rPr>
      </w:pPr>
      <w:r>
        <w:t>Later in 2012, Caro participated in a collective street-art intervention at the abandoned Mercado del Abasto in Córdoba, in which 24 independent artists transformed the building's exterior into a temporary urban art museum.</w:t>
      </w:r>
      <w:hyperlink r:id="rId18" w:anchor="cite_note-cluttermag2012-12">
        <w:r w:rsidR="00C30F87">
          <w:rPr>
            <w:color w:val="1155CC"/>
            <w:sz w:val="32"/>
            <w:szCs w:val="32"/>
            <w:vertAlign w:val="superscript"/>
          </w:rPr>
          <w:t>[12]</w:t>
        </w:r>
      </w:hyperlink>
      <w:r>
        <w:t xml:space="preserve"> The Mercado del Abasto had previously been planned as a sister site to the Museo Nacional de Bellas Artes in Buenos Aires. Each artist was assigned an 8-by-7-foot section of the exterior, while the building's ends were reserved for two oversized portraits in the style of JR. The action was registered as one of approximately 9,500 group actions worldwide in JR's Inside Out Project.</w:t>
      </w:r>
      <w:hyperlink r:id="rId19" w:anchor="cite_note-escritos2013-13">
        <w:r w:rsidR="00C30F87">
          <w:rPr>
            <w:color w:val="1155CC"/>
            <w:sz w:val="32"/>
            <w:szCs w:val="32"/>
            <w:vertAlign w:val="superscript"/>
          </w:rPr>
          <w:t>[13]</w:t>
        </w:r>
      </w:hyperlink>
    </w:p>
    <w:p w14:paraId="5839F09C" w14:textId="77777777" w:rsidR="00C30F87" w:rsidRDefault="00000000">
      <w:pPr>
        <w:spacing w:before="60" w:after="60" w:line="384" w:lineRule="auto"/>
        <w:rPr>
          <w:b/>
          <w:bCs/>
          <w:sz w:val="30"/>
          <w:szCs w:val="30"/>
        </w:rPr>
      </w:pPr>
      <w:r>
        <w:rPr>
          <w:b/>
          <w:bCs/>
          <w:sz w:val="30"/>
          <w:szCs w:val="30"/>
        </w:rPr>
        <w:lastRenderedPageBreak/>
        <w:t>2015: Presence, raku virtual reality headset sculptures</w:t>
      </w:r>
    </w:p>
    <w:p w14:paraId="5839F09D" w14:textId="77777777" w:rsidR="00C30F87" w:rsidRDefault="00000000">
      <w:pPr>
        <w:spacing w:before="120" w:after="240"/>
      </w:pPr>
      <w:r>
        <w:t>In March 2015, Caro opened Presence, a solo exhibition at the District Gallery in the Arts District, Los Angeles, featuring more than 20 life-sized ceramic raku "masks" depicting notable virtual and augmented reality head-mounted displays. The series chronicled the history of VR hardware from Ivan Sutherland's 1968 "Sword of Damocles" head-mounted display and NASA's 1980s Ames Research Center experiments through commercial-era devices including Sega VR (1993), Google Glass, the Oculus Rift developer kits, Samsung Gear VR, and Valve prototypes. Some sculptures bore the likenesses of recognizable figures, including Sergey Brin and Jeff Bridges.</w:t>
      </w:r>
    </w:p>
    <w:p w14:paraId="5839F09E" w14:textId="77777777" w:rsidR="00C30F87" w:rsidRDefault="00000000">
      <w:pPr>
        <w:spacing w:before="120" w:after="240"/>
        <w:rPr>
          <w:color w:val="1155CC"/>
          <w:sz w:val="32"/>
          <w:szCs w:val="32"/>
          <w:vertAlign w:val="superscript"/>
        </w:rPr>
      </w:pPr>
      <w:r>
        <w:t>Caro used the 16th-century Japanese raku firing technique, in which red-hot ceramic pieces are pulled from a kiln at approximately 1,750 °F (954 °C) and placed in metal containers with paper, producing the iridescent and matte-black surface effects characteristic of the method. Of the choice of technique, Caro said that raku's "rustic, crackle and iridescent glaze effects give my futuristic sculptures the feeling that they have been dug out of an architectural dig from the past."</w:t>
      </w:r>
      <w:hyperlink r:id="rId20" w:anchor="cite_note-roadtovr2015-14">
        <w:r w:rsidR="00C30F87">
          <w:rPr>
            <w:color w:val="1155CC"/>
            <w:sz w:val="32"/>
            <w:szCs w:val="32"/>
            <w:vertAlign w:val="superscript"/>
          </w:rPr>
          <w:t>[14]</w:t>
        </w:r>
      </w:hyperlink>
    </w:p>
    <w:p w14:paraId="5839F09F" w14:textId="77777777" w:rsidR="00C30F87" w:rsidRDefault="00000000">
      <w:pPr>
        <w:spacing w:before="60" w:after="60" w:line="384" w:lineRule="auto"/>
        <w:rPr>
          <w:b/>
          <w:bCs/>
          <w:sz w:val="30"/>
          <w:szCs w:val="30"/>
        </w:rPr>
      </w:pPr>
      <w:r>
        <w:rPr>
          <w:b/>
          <w:bCs/>
          <w:sz w:val="30"/>
          <w:szCs w:val="30"/>
        </w:rPr>
        <w:t>2016: TEDxJacksonHole</w:t>
      </w:r>
    </w:p>
    <w:p w14:paraId="5839F0A0" w14:textId="77777777" w:rsidR="00C30F87" w:rsidRDefault="00000000">
      <w:pPr>
        <w:spacing w:before="120" w:after="240"/>
      </w:pPr>
      <w:r>
        <w:t>On October 2, 2016, Caro delivered a talk at TEDxJacksonHole, held under the theme "Passion" at the Jackson Hole Center for the Arts in Jackson Hole, Wyoming.</w:t>
      </w:r>
      <w:hyperlink r:id="rId21" w:anchor="cite_note-tedxjacksonhole2016-15">
        <w:r w:rsidR="00C30F87">
          <w:rPr>
            <w:color w:val="1155CC"/>
            <w:sz w:val="32"/>
            <w:szCs w:val="32"/>
            <w:vertAlign w:val="superscript"/>
          </w:rPr>
          <w:t>[15]</w:t>
        </w:r>
      </w:hyperlink>
      <w:r>
        <w:t xml:space="preserve"> The talk surveyed what she described as the transition from the information age into a "knowledge age," using virtual and augmented reality as case studies of accelerating technological change.</w:t>
      </w:r>
    </w:p>
    <w:p w14:paraId="5839F0A1" w14:textId="77777777" w:rsidR="00C30F87" w:rsidRDefault="00000000">
      <w:pPr>
        <w:spacing w:before="60" w:after="60" w:line="384" w:lineRule="auto"/>
        <w:rPr>
          <w:b/>
          <w:bCs/>
          <w:sz w:val="30"/>
          <w:szCs w:val="30"/>
        </w:rPr>
      </w:pPr>
      <w:r>
        <w:rPr>
          <w:b/>
          <w:bCs/>
          <w:sz w:val="30"/>
          <w:szCs w:val="30"/>
        </w:rPr>
        <w:t>2016–2017: Ink &amp; Clay competition, Cal Poly Pomona</w:t>
      </w:r>
    </w:p>
    <w:p w14:paraId="5839F0A2" w14:textId="77777777" w:rsidR="00C30F87" w:rsidRDefault="00000000">
      <w:pPr>
        <w:spacing w:before="120" w:after="240"/>
      </w:pPr>
      <w:r>
        <w:t>Caro's augmented-reality linoprints received honorable-mention awards in two consecutive editions of the juried Ink &amp; Clay competition at the W. Keith and Janet Kellogg University Art Gallery, California State Polytechnic University, Pomona. In Ink &amp; Clay 42 (2016), her linoprint Coco and the River Dragon (2016) received a Curator's Choice Honorable Mention.</w:t>
      </w:r>
      <w:hyperlink r:id="rId22" w:anchor="cite_note-cpp2016inkclay-16">
        <w:r w:rsidR="00C30F87">
          <w:rPr>
            <w:color w:val="1155CC"/>
            <w:sz w:val="32"/>
            <w:szCs w:val="32"/>
            <w:vertAlign w:val="superscript"/>
          </w:rPr>
          <w:t>[16]</w:t>
        </w:r>
      </w:hyperlink>
      <w:r>
        <w:t xml:space="preserve"> In Ink &amp; Clay 43 (2017), her companion AR linoprint EEG Takes Flight (2016) received an Ink Juror's Choice Honorable Mention.</w:t>
      </w:r>
      <w:hyperlink r:id="rId23" w:anchor="cite_note-cpp2017inkclay-17">
        <w:r w:rsidR="00C30F87">
          <w:rPr>
            <w:color w:val="1155CC"/>
            <w:sz w:val="32"/>
            <w:szCs w:val="32"/>
            <w:vertAlign w:val="superscript"/>
          </w:rPr>
          <w:t>[17]</w:t>
        </w:r>
      </w:hyperlink>
      <w:r>
        <w:t xml:space="preserve"> Both works later appeared in the 2022 FIG Bilbao print fair.[25]</w:t>
      </w:r>
    </w:p>
    <w:p w14:paraId="5839F0A3" w14:textId="77777777" w:rsidR="00C30F87" w:rsidRDefault="00000000">
      <w:pPr>
        <w:spacing w:before="60" w:after="60" w:line="384" w:lineRule="auto"/>
        <w:rPr>
          <w:b/>
          <w:bCs/>
          <w:sz w:val="30"/>
          <w:szCs w:val="30"/>
        </w:rPr>
      </w:pPr>
      <w:r>
        <w:rPr>
          <w:b/>
          <w:bCs/>
          <w:sz w:val="30"/>
          <w:szCs w:val="30"/>
        </w:rPr>
        <w:t>2017: "White Mirror"</w:t>
      </w:r>
    </w:p>
    <w:p w14:paraId="5839F0A4" w14:textId="77777777" w:rsidR="00C30F87" w:rsidRDefault="00000000">
      <w:pPr>
        <w:spacing w:before="120" w:after="240"/>
        <w:rPr>
          <w:color w:val="1155CC"/>
          <w:sz w:val="32"/>
          <w:szCs w:val="32"/>
          <w:vertAlign w:val="superscript"/>
        </w:rPr>
      </w:pPr>
      <w:r>
        <w:t>In April 2017, Caro conceived and organized a two-day "create-a-thon" titled #OnceUponAFuture: The #WhiteMirror Edition at the Upload LA co-working space in Marina del Rey, California.</w:t>
      </w:r>
      <w:hyperlink r:id="rId24" w:anchor="cite_note-mediashift2017-18">
        <w:r w:rsidR="00C30F87">
          <w:rPr>
            <w:color w:val="1155CC"/>
            <w:sz w:val="32"/>
            <w:szCs w:val="32"/>
            <w:vertAlign w:val="superscript"/>
          </w:rPr>
          <w:t>[18]</w:t>
        </w:r>
      </w:hyperlink>
      <w:hyperlink r:id="rId25" w:anchor="cite_note-uploadvr2017-19">
        <w:r w:rsidR="00C30F87">
          <w:rPr>
            <w:color w:val="1155CC"/>
            <w:sz w:val="32"/>
            <w:szCs w:val="32"/>
            <w:vertAlign w:val="superscript"/>
          </w:rPr>
          <w:t>[19]</w:t>
        </w:r>
      </w:hyperlink>
      <w:r>
        <w:t xml:space="preserve"> The event invited filmmakers, developers, visual effects artists, and musicians to produce short films and virtual or augmented reality experiences depicting optimistic visions of future technology, in deliberate contrast to the dystopian themes of the </w:t>
      </w:r>
      <w:r>
        <w:lastRenderedPageBreak/>
        <w:t>Netflix series Black Mirror. Approximately 100 participants attended, producing nine projects over roughly 30 hours. Coverage appeared in VentureBeat and MediaShift.</w:t>
      </w:r>
      <w:hyperlink r:id="rId26" w:anchor="cite_note-venturebeat2017-20">
        <w:r w:rsidR="00C30F87">
          <w:rPr>
            <w:color w:val="1155CC"/>
            <w:sz w:val="32"/>
            <w:szCs w:val="32"/>
            <w:vertAlign w:val="superscript"/>
          </w:rPr>
          <w:t>[20]</w:t>
        </w:r>
      </w:hyperlink>
    </w:p>
    <w:p w14:paraId="5839F0A5" w14:textId="77777777" w:rsidR="00C30F87" w:rsidRDefault="00000000">
      <w:pPr>
        <w:spacing w:before="60" w:after="60" w:line="384" w:lineRule="auto"/>
        <w:rPr>
          <w:b/>
          <w:bCs/>
          <w:sz w:val="30"/>
          <w:szCs w:val="30"/>
        </w:rPr>
      </w:pPr>
      <w:r>
        <w:rPr>
          <w:b/>
          <w:bCs/>
          <w:sz w:val="30"/>
          <w:szCs w:val="30"/>
        </w:rPr>
        <w:t>2017: The Art of VR, Sotheby's</w:t>
      </w:r>
    </w:p>
    <w:p w14:paraId="5839F0A6" w14:textId="77777777" w:rsidR="00C30F87" w:rsidRDefault="00000000">
      <w:pPr>
        <w:spacing w:before="120" w:after="240"/>
        <w:rPr>
          <w:color w:val="1155CC"/>
          <w:sz w:val="32"/>
          <w:szCs w:val="32"/>
          <w:vertAlign w:val="superscript"/>
        </w:rPr>
      </w:pPr>
      <w:r>
        <w:t>On June 22, 2017, Caro was a panelist on The New Fine Arts Part I: Unlocking the Creative Potential of VR as a Medium at The Art of VR conference at Sotheby's in New York City, a two-day exhibition co-presented by Sotheby's, the VR Society, and AMD Radeon.</w:t>
      </w:r>
      <w:hyperlink r:id="rId27" w:anchor="cite_note-sothebys2017vr-21">
        <w:r w:rsidR="00C30F87">
          <w:rPr>
            <w:color w:val="1155CC"/>
            <w:sz w:val="32"/>
            <w:szCs w:val="32"/>
            <w:vertAlign w:val="superscript"/>
          </w:rPr>
          <w:t>[21]</w:t>
        </w:r>
      </w:hyperlink>
      <w:r>
        <w:t xml:space="preserve"> The panel, moderated by Nick Ochoa and Tony Parisi of Unity, also featured the Academy Award–winning visual-effects artist Kevin Mack.</w:t>
      </w:r>
      <w:hyperlink r:id="rId28" w:anchor="cite_note-artofvr2017-22">
        <w:r w:rsidR="00C30F87">
          <w:rPr>
            <w:color w:val="1155CC"/>
            <w:sz w:val="32"/>
            <w:szCs w:val="32"/>
            <w:vertAlign w:val="superscript"/>
          </w:rPr>
          <w:t>[22]</w:t>
        </w:r>
      </w:hyperlink>
    </w:p>
    <w:p w14:paraId="5839F0A7" w14:textId="77777777" w:rsidR="00C30F87" w:rsidRDefault="00000000">
      <w:pPr>
        <w:spacing w:before="60" w:after="60" w:line="384" w:lineRule="auto"/>
        <w:rPr>
          <w:b/>
          <w:bCs/>
          <w:sz w:val="30"/>
          <w:szCs w:val="30"/>
        </w:rPr>
      </w:pPr>
      <w:r>
        <w:rPr>
          <w:b/>
          <w:bCs/>
          <w:sz w:val="30"/>
          <w:szCs w:val="30"/>
        </w:rPr>
        <w:t>2017: Jackson Hole Futurist-in-Residence</w:t>
      </w:r>
    </w:p>
    <w:p w14:paraId="5839F0A8" w14:textId="77777777" w:rsidR="00C30F87" w:rsidRDefault="00000000">
      <w:pPr>
        <w:spacing w:before="120" w:after="240"/>
        <w:rPr>
          <w:color w:val="1155CC"/>
          <w:sz w:val="32"/>
          <w:szCs w:val="32"/>
          <w:vertAlign w:val="superscript"/>
        </w:rPr>
      </w:pPr>
      <w:r>
        <w:t>In 2017, following her TEDxJacksonHole talk, Caro served as "Futurist-in-Residence" with the nonprofit Jackson Hole WILD (now Jackson Wild) in Jackson Hole, Wyoming. Through the residency she taught augmented-reality workshops at Arapahoe Schools on the Wind River Indian Reservation, where students explored using AR to preserve the Arapaho language.</w:t>
      </w:r>
      <w:hyperlink r:id="rId29" w:anchor="cite_note-wpr2017-10">
        <w:r w:rsidR="00C30F87">
          <w:rPr>
            <w:color w:val="1155CC"/>
            <w:sz w:val="32"/>
            <w:szCs w:val="32"/>
            <w:vertAlign w:val="superscript"/>
          </w:rPr>
          <w:t>[10]</w:t>
        </w:r>
      </w:hyperlink>
    </w:p>
    <w:p w14:paraId="5839F0A9" w14:textId="77777777" w:rsidR="00C30F87" w:rsidRDefault="00000000">
      <w:pPr>
        <w:spacing w:before="60" w:after="60" w:line="384" w:lineRule="auto"/>
        <w:rPr>
          <w:b/>
          <w:bCs/>
          <w:sz w:val="30"/>
          <w:szCs w:val="30"/>
        </w:rPr>
      </w:pPr>
      <w:r>
        <w:rPr>
          <w:b/>
          <w:bCs/>
          <w:sz w:val="30"/>
          <w:szCs w:val="30"/>
        </w:rPr>
        <w:t>2018–2019: Agency of Assets: Reality Augmented at ICA LA</w:t>
      </w:r>
    </w:p>
    <w:p w14:paraId="5839F0AA" w14:textId="77777777" w:rsidR="00C30F87" w:rsidRDefault="00000000">
      <w:pPr>
        <w:spacing w:before="120" w:after="240"/>
        <w:rPr>
          <w:color w:val="1155CC"/>
          <w:sz w:val="32"/>
          <w:szCs w:val="32"/>
          <w:vertAlign w:val="superscript"/>
        </w:rPr>
      </w:pPr>
      <w:r>
        <w:t>From September 30, 2018, to January 6, 2019, Caro collaborated on Agency of Assets: Reality Augmented at the Institute of Contemporary Art, Los Angeles (ICA LA) Annex.The exhibition presented portraits of high school and first-year college students from ICA LA's Agency of Assets fellowship program; working with Caro, each fellow created an augmented-reality overlay viewable on their portrait via mobile device using the HP Reveal application.</w:t>
      </w:r>
      <w:hyperlink r:id="rId30" w:anchor="cite_note-icala2018-23">
        <w:r w:rsidR="00C30F87">
          <w:rPr>
            <w:color w:val="1155CC"/>
            <w:sz w:val="32"/>
            <w:szCs w:val="32"/>
            <w:vertAlign w:val="superscript"/>
          </w:rPr>
          <w:t>[23]</w:t>
        </w:r>
      </w:hyperlink>
    </w:p>
    <w:p w14:paraId="5839F0AB" w14:textId="77777777" w:rsidR="00C30F87" w:rsidRDefault="00000000">
      <w:pPr>
        <w:spacing w:before="60" w:after="60" w:line="384" w:lineRule="auto"/>
        <w:rPr>
          <w:b/>
          <w:bCs/>
          <w:sz w:val="30"/>
          <w:szCs w:val="30"/>
        </w:rPr>
      </w:pPr>
      <w:r>
        <w:rPr>
          <w:b/>
          <w:bCs/>
          <w:sz w:val="30"/>
          <w:szCs w:val="30"/>
        </w:rPr>
        <w:t>2019: Convergence afterword</w:t>
      </w:r>
    </w:p>
    <w:p w14:paraId="5839F0AC" w14:textId="77777777" w:rsidR="00C30F87" w:rsidRDefault="00000000">
      <w:pPr>
        <w:spacing w:before="120" w:after="240"/>
        <w:rPr>
          <w:color w:val="1155CC"/>
          <w:sz w:val="32"/>
          <w:szCs w:val="32"/>
          <w:vertAlign w:val="superscript"/>
        </w:rPr>
      </w:pPr>
      <w:r>
        <w:t>Caro contributed the afterword to Convergence: How the World Will Be Painted with Data (2019), an edited volume on augmented reality by Charlie Fink in which the book itself functioned as an AR-enabled object: readers could point a companion smartphone application at its pages to see augmented overlays.</w:t>
      </w:r>
      <w:hyperlink r:id="rId31" w:anchor="cite_note-finkconvergence-24">
        <w:r w:rsidR="00C30F87">
          <w:rPr>
            <w:color w:val="1155CC"/>
            <w:sz w:val="32"/>
            <w:szCs w:val="32"/>
            <w:vertAlign w:val="superscript"/>
          </w:rPr>
          <w:t>[24]</w:t>
        </w:r>
      </w:hyperlink>
    </w:p>
    <w:p w14:paraId="5839F0AD" w14:textId="77777777" w:rsidR="00C30F87" w:rsidRDefault="00000000">
      <w:pPr>
        <w:spacing w:before="60" w:after="60" w:line="384" w:lineRule="auto"/>
        <w:rPr>
          <w:b/>
          <w:bCs/>
          <w:sz w:val="30"/>
          <w:szCs w:val="30"/>
        </w:rPr>
      </w:pPr>
      <w:r>
        <w:rPr>
          <w:b/>
          <w:bCs/>
          <w:sz w:val="30"/>
          <w:szCs w:val="30"/>
        </w:rPr>
        <w:t>2021: Alive / The Dream Machine, Feria de Arte Córdoba</w:t>
      </w:r>
    </w:p>
    <w:p w14:paraId="5839F0AE" w14:textId="77777777" w:rsidR="00C30F87" w:rsidRDefault="00000000">
      <w:pPr>
        <w:spacing w:before="120" w:after="240"/>
        <w:rPr>
          <w:color w:val="1155CC"/>
          <w:sz w:val="32"/>
          <w:szCs w:val="32"/>
          <w:vertAlign w:val="superscript"/>
        </w:rPr>
      </w:pPr>
      <w:r>
        <w:t>At the 2021 Feria de Arte Córdoba (FACba), held under the conceptual axis "Paisaje: producción y fantasía," Caro participated in the fair's digital segment "Paisajes Tecnopoéticos," curated around non-fungible token (NFT) art.</w:t>
      </w:r>
      <w:hyperlink r:id="rId32" w:anchor="cite_note-lavoz2021nft-25">
        <w:r w:rsidR="00C30F87">
          <w:rPr>
            <w:color w:val="1155CC"/>
            <w:sz w:val="32"/>
            <w:szCs w:val="32"/>
            <w:vertAlign w:val="superscript"/>
          </w:rPr>
          <w:t>[25]</w:t>
        </w:r>
      </w:hyperlink>
      <w:r>
        <w:t xml:space="preserve"> She participated in the framework of Alive, a project of The Dream Machine her digital-art initiative operated as a program of LightNet which </w:t>
      </w:r>
      <w:r>
        <w:lastRenderedPageBreak/>
        <w:t>presented NFT works by the Córdoban artist Mariquita Quiroga and supported artists Karen Palacio, Laureano Solís, RW0XY, and Agustín Blasco.</w:t>
      </w:r>
      <w:hyperlink r:id="rId33" w:anchor="cite_note-lavoz2021feria-26">
        <w:r w:rsidR="00C30F87">
          <w:rPr>
            <w:color w:val="1155CC"/>
            <w:sz w:val="32"/>
            <w:szCs w:val="32"/>
            <w:vertAlign w:val="superscript"/>
          </w:rPr>
          <w:t>[26]</w:t>
        </w:r>
      </w:hyperlink>
    </w:p>
    <w:p w14:paraId="5839F0AF" w14:textId="77777777" w:rsidR="00C30F87" w:rsidRDefault="00000000">
      <w:pPr>
        <w:spacing w:before="60" w:after="60" w:line="384" w:lineRule="auto"/>
        <w:rPr>
          <w:b/>
          <w:bCs/>
          <w:sz w:val="30"/>
          <w:szCs w:val="30"/>
        </w:rPr>
      </w:pPr>
      <w:r>
        <w:rPr>
          <w:b/>
          <w:bCs/>
          <w:sz w:val="30"/>
          <w:szCs w:val="30"/>
        </w:rPr>
        <w:t>2022: Nuestro estilo cordobés, Legislatura de la Provincia</w:t>
      </w:r>
    </w:p>
    <w:p w14:paraId="5839F0B0" w14:textId="77777777" w:rsidR="00C30F87" w:rsidRDefault="00000000">
      <w:pPr>
        <w:spacing w:before="120" w:after="240"/>
        <w:rPr>
          <w:color w:val="1155CC"/>
          <w:sz w:val="32"/>
          <w:szCs w:val="32"/>
          <w:vertAlign w:val="superscript"/>
        </w:rPr>
      </w:pPr>
      <w:r>
        <w:t>In October 2022, Caro was among more than 20 artists included in Nuestro estilo cordobés, a large-format collective exhibition in the hall of the Legislatura de la Provincia de Córdoba mounted by Faro, the Asociación Civil de Galerías de Arte de Córdoba. Caro's work was shown by the Córdoba gallery imprint Nodo940 &amp; The Dream Machine.</w:t>
      </w:r>
      <w:hyperlink r:id="rId34" w:anchor="cite_note-lavoz2022faro-27">
        <w:r w:rsidR="00C30F87">
          <w:rPr>
            <w:color w:val="1155CC"/>
            <w:sz w:val="32"/>
            <w:szCs w:val="32"/>
            <w:vertAlign w:val="superscript"/>
          </w:rPr>
          <w:t>[27]</w:t>
        </w:r>
      </w:hyperlink>
    </w:p>
    <w:p w14:paraId="5839F0B1" w14:textId="77777777" w:rsidR="00C30F87" w:rsidRDefault="00000000">
      <w:pPr>
        <w:spacing w:before="60" w:after="60" w:line="384" w:lineRule="auto"/>
        <w:rPr>
          <w:b/>
          <w:bCs/>
          <w:sz w:val="30"/>
          <w:szCs w:val="30"/>
        </w:rPr>
      </w:pPr>
      <w:r>
        <w:rPr>
          <w:b/>
          <w:bCs/>
          <w:sz w:val="30"/>
          <w:szCs w:val="30"/>
        </w:rPr>
        <w:t>2022: FIG Bilbao</w:t>
      </w:r>
    </w:p>
    <w:p w14:paraId="5839F0B2" w14:textId="77777777" w:rsidR="00C30F87" w:rsidRDefault="00000000">
      <w:pPr>
        <w:spacing w:before="120" w:after="240"/>
        <w:rPr>
          <w:color w:val="1155CC"/>
          <w:sz w:val="32"/>
          <w:szCs w:val="32"/>
          <w:vertAlign w:val="superscript"/>
        </w:rPr>
      </w:pPr>
      <w:r>
        <w:t>In November 2022, five of Caro's augmented-reality linocut prints Coco And The River Dragon, EEG Takes Flight, HoloLens Hackathon, Seguir, and Stopping Time were exhibited at the twelfth edition of FIG Bilbao (Feria Internacional de Grabado y Arte sobre Papel de Bilbao) at the Euskalduna Conference Centre in Bilbao, Spain, presented by the Argentine gallery Nodo940 &amp; The Dream Machine.</w:t>
      </w:r>
      <w:hyperlink r:id="rId35" w:anchor="cite_note-figbilbao2022dossier-28">
        <w:r w:rsidR="00C30F87">
          <w:rPr>
            <w:color w:val="1155CC"/>
            <w:sz w:val="32"/>
            <w:szCs w:val="32"/>
            <w:vertAlign w:val="superscript"/>
          </w:rPr>
          <w:t>[28]</w:t>
        </w:r>
      </w:hyperlink>
    </w:p>
    <w:p w14:paraId="5839F0B3" w14:textId="77777777" w:rsidR="00C30F87" w:rsidRDefault="00000000">
      <w:pPr>
        <w:spacing w:before="60" w:after="60" w:line="384" w:lineRule="auto"/>
        <w:rPr>
          <w:b/>
          <w:bCs/>
          <w:sz w:val="30"/>
          <w:szCs w:val="30"/>
        </w:rPr>
      </w:pPr>
      <w:r>
        <w:rPr>
          <w:b/>
          <w:bCs/>
          <w:sz w:val="30"/>
          <w:szCs w:val="30"/>
        </w:rPr>
        <w:t>Collections</w:t>
      </w:r>
    </w:p>
    <w:p w14:paraId="5839F0B4" w14:textId="77777777" w:rsidR="00C30F87" w:rsidRDefault="00000000">
      <w:pPr>
        <w:spacing w:before="120" w:after="240"/>
        <w:rPr>
          <w:color w:val="1155CC"/>
          <w:sz w:val="32"/>
          <w:szCs w:val="32"/>
          <w:vertAlign w:val="superscript"/>
        </w:rPr>
      </w:pPr>
      <w:r>
        <w:t xml:space="preserve">Caro's work is held in the permanent collection of the Delta terminal at </w:t>
      </w:r>
      <w:hyperlink r:id="rId36">
        <w:r w:rsidR="00C30F87">
          <w:rPr>
            <w:color w:val="1155CC"/>
          </w:rPr>
          <w:t>John F. Kennedy International Airport</w:t>
        </w:r>
      </w:hyperlink>
      <w:r>
        <w:t xml:space="preserve"> in </w:t>
      </w:r>
      <w:hyperlink r:id="rId37">
        <w:r w:rsidR="00C30F87">
          <w:rPr>
            <w:color w:val="1155CC"/>
          </w:rPr>
          <w:t>New York</w:t>
        </w:r>
      </w:hyperlink>
      <w:r>
        <w:t xml:space="preserve"> and at The Tech Interactive museum in </w:t>
      </w:r>
      <w:hyperlink r:id="rId38">
        <w:r w:rsidR="00C30F87">
          <w:rPr>
            <w:color w:val="1155CC"/>
          </w:rPr>
          <w:t>San Jose, California</w:t>
        </w:r>
      </w:hyperlink>
      <w:r>
        <w:t>, as well as in the collections of Accenture Interactive in New York and several technology companies in the United States and abroad.</w:t>
      </w:r>
      <w:hyperlink r:id="rId39" w:anchor="cite_note-icala2018-23">
        <w:r w:rsidR="00C30F87">
          <w:rPr>
            <w:color w:val="1155CC"/>
            <w:sz w:val="32"/>
            <w:szCs w:val="32"/>
            <w:vertAlign w:val="superscript"/>
          </w:rPr>
          <w:t>[23]</w:t>
        </w:r>
      </w:hyperlink>
    </w:p>
    <w:p w14:paraId="5839F0B5" w14:textId="77777777" w:rsidR="00C30F87" w:rsidRDefault="00000000">
      <w:pPr>
        <w:spacing w:before="60" w:after="60" w:line="330" w:lineRule="auto"/>
        <w:rPr>
          <w:rFonts w:ascii="Georgia" w:eastAsia="Georgia" w:hAnsi="Georgia" w:cs="Georgia"/>
          <w:b/>
          <w:bCs/>
          <w:sz w:val="45"/>
          <w:szCs w:val="45"/>
        </w:rPr>
      </w:pPr>
      <w:r>
        <w:rPr>
          <w:rFonts w:ascii="Georgia" w:eastAsia="Georgia" w:hAnsi="Georgia" w:cs="Georgia"/>
          <w:b/>
          <w:bCs/>
          <w:sz w:val="45"/>
          <w:szCs w:val="45"/>
        </w:rPr>
        <w:t>LightNet</w:t>
      </w:r>
    </w:p>
    <w:p w14:paraId="5839F0B6" w14:textId="77777777" w:rsidR="00C30F87" w:rsidRDefault="00000000">
      <w:pPr>
        <w:spacing w:before="120" w:after="240"/>
      </w:pPr>
      <w:r>
        <w:t>Caro is the founder of Wisdom Age Metaverse (doing business as LightNet), a 501(c)(3) non-profit based in Sedona, Arizona, which she describes as a "collective intelligence think tank" focused on consciousness research.</w:t>
      </w:r>
    </w:p>
    <w:p w14:paraId="5839F0B7" w14:textId="77777777" w:rsidR="00C30F87" w:rsidRDefault="00000000">
      <w:pPr>
        <w:spacing w:before="60" w:after="60" w:line="384" w:lineRule="auto"/>
        <w:rPr>
          <w:b/>
          <w:bCs/>
          <w:sz w:val="30"/>
          <w:szCs w:val="30"/>
        </w:rPr>
      </w:pPr>
      <w:r>
        <w:rPr>
          <w:b/>
          <w:bCs/>
          <w:sz w:val="30"/>
          <w:szCs w:val="30"/>
        </w:rPr>
        <w:t>The Dream Machine</w:t>
      </w:r>
    </w:p>
    <w:p w14:paraId="5839F0B8" w14:textId="77777777" w:rsidR="00C30F87" w:rsidRDefault="00000000">
      <w:pPr>
        <w:spacing w:before="120" w:after="240"/>
      </w:pPr>
      <w:r>
        <w:t>The Dream Machine is an ongoing initiative founded by Caro and operated as a program of LightNet, using NFTs to fund and support creative projects.</w:t>
      </w:r>
      <w:hyperlink r:id="rId40" w:anchor="cite_note-kudos2025-29">
        <w:r w:rsidR="00C30F87">
          <w:rPr>
            <w:color w:val="1155CC"/>
            <w:sz w:val="32"/>
            <w:szCs w:val="32"/>
            <w:vertAlign w:val="superscript"/>
          </w:rPr>
          <w:t>[29]</w:t>
        </w:r>
      </w:hyperlink>
      <w:r>
        <w:t xml:space="preserve"> It is the project under which the Alive program was presented at the 2021 Feria de Arte Córdoba</w:t>
      </w:r>
      <w:hyperlink r:id="rId41" w:anchor="cite_note-lavoz2021nft-25">
        <w:r w:rsidR="00C30F87">
          <w:rPr>
            <w:color w:val="1155CC"/>
            <w:sz w:val="32"/>
            <w:szCs w:val="32"/>
            <w:vertAlign w:val="superscript"/>
          </w:rPr>
          <w:t>[25]</w:t>
        </w:r>
      </w:hyperlink>
      <w:hyperlink r:id="rId42" w:anchor="cite_note-lavoz2021feria-26">
        <w:r w:rsidR="00C30F87">
          <w:rPr>
            <w:color w:val="1155CC"/>
            <w:sz w:val="32"/>
            <w:szCs w:val="32"/>
            <w:vertAlign w:val="superscript"/>
          </w:rPr>
          <w:t>[26]</w:t>
        </w:r>
      </w:hyperlink>
      <w:r>
        <w:t xml:space="preserve"> and under which Caro is represented in Argentina via the Córdoba gallery imprint Nodo940 &amp; The Dream Machine.</w:t>
      </w:r>
      <w:hyperlink r:id="rId43" w:anchor="cite_note-lavoz2022faro-27">
        <w:r w:rsidR="00C30F87">
          <w:rPr>
            <w:color w:val="1155CC"/>
            <w:sz w:val="32"/>
            <w:szCs w:val="32"/>
            <w:vertAlign w:val="superscript"/>
          </w:rPr>
          <w:t>[27]</w:t>
        </w:r>
      </w:hyperlink>
      <w:hyperlink r:id="rId44" w:anchor="cite_note-figbilbao2022dossier-28">
        <w:r w:rsidR="00C30F87">
          <w:rPr>
            <w:color w:val="1155CC"/>
            <w:sz w:val="32"/>
            <w:szCs w:val="32"/>
            <w:vertAlign w:val="superscript"/>
          </w:rPr>
          <w:t>[28]</w:t>
        </w:r>
      </w:hyperlink>
      <w:r>
        <w:t xml:space="preserve"> The Dream Machine also serves as the umbrella under which Fashion Lab Sedona operates.</w:t>
      </w:r>
    </w:p>
    <w:p w14:paraId="5839F0B9" w14:textId="77777777" w:rsidR="00C30F87" w:rsidRDefault="00000000">
      <w:pPr>
        <w:spacing w:before="60" w:after="60" w:line="384" w:lineRule="auto"/>
        <w:rPr>
          <w:b/>
          <w:bCs/>
          <w:sz w:val="30"/>
          <w:szCs w:val="30"/>
        </w:rPr>
      </w:pPr>
      <w:r>
        <w:rPr>
          <w:b/>
          <w:bCs/>
          <w:sz w:val="30"/>
          <w:szCs w:val="30"/>
        </w:rPr>
        <w:lastRenderedPageBreak/>
        <w:t>Fashion Lab Sedona</w:t>
      </w:r>
    </w:p>
    <w:p w14:paraId="5839F0BA" w14:textId="77777777" w:rsidR="00C30F87" w:rsidRDefault="00000000">
      <w:pPr>
        <w:spacing w:before="120" w:after="240"/>
      </w:pPr>
      <w:r>
        <w:t>Fashion Lab Sedona is a LightNet program and sustainable-fashion initiative based in Sedona, Arizona. It centres on a multi-day "Create-a-thon" in which designers transform reclaimed fabrics and secondhand materials into wearable art, culminating in an annual runway showcase held at varying venues in the Sedona area.</w:t>
      </w:r>
      <w:hyperlink r:id="rId45" w:anchor="cite_note-kudos2025-29">
        <w:r w:rsidR="00C30F87">
          <w:rPr>
            <w:color w:val="1155CC"/>
            <w:sz w:val="32"/>
            <w:szCs w:val="32"/>
            <w:vertAlign w:val="superscript"/>
          </w:rPr>
          <w:t>[29]</w:t>
        </w:r>
      </w:hyperlink>
      <w:r>
        <w:t xml:space="preserve"> The 2025 edition included a partnership with the Tempe-based fashion-incubator nonprofit FABRIC and an inaugural $1,000 Sustainable Fashion Design Award.[1]</w:t>
      </w:r>
    </w:p>
    <w:p w14:paraId="5839F0BB" w14:textId="77777777" w:rsidR="00C30F87" w:rsidRDefault="00000000">
      <w:pPr>
        <w:spacing w:before="60" w:after="60" w:line="330" w:lineRule="auto"/>
        <w:rPr>
          <w:rFonts w:ascii="Georgia" w:eastAsia="Georgia" w:hAnsi="Georgia" w:cs="Georgia"/>
          <w:b/>
          <w:bCs/>
          <w:sz w:val="45"/>
          <w:szCs w:val="45"/>
        </w:rPr>
      </w:pPr>
      <w:r>
        <w:rPr>
          <w:rFonts w:ascii="Georgia" w:eastAsia="Georgia" w:hAnsi="Georgia" w:cs="Georgia"/>
          <w:b/>
          <w:bCs/>
          <w:sz w:val="45"/>
          <w:szCs w:val="45"/>
        </w:rPr>
        <w:t>Personal life</w:t>
      </w:r>
    </w:p>
    <w:p w14:paraId="5839F0BC" w14:textId="77777777" w:rsidR="00C30F87" w:rsidRDefault="00000000">
      <w:pPr>
        <w:spacing w:before="120" w:after="240"/>
      </w:pPr>
      <w:r>
        <w:t xml:space="preserve">In 2004, Caro moved to South America and settled in Córdoba, </w:t>
      </w:r>
      <w:hyperlink r:id="rId46">
        <w:r w:rsidR="00C30F87">
          <w:rPr>
            <w:color w:val="1155CC"/>
          </w:rPr>
          <w:t>Argentina</w:t>
        </w:r>
      </w:hyperlink>
      <w:r>
        <w:t>, where she met Lucas Caro, an Argentine computer engineer. The couple married in 2008.</w:t>
      </w:r>
      <w:hyperlink r:id="rId47" w:anchor="cite_note-cardenmemoir8-30">
        <w:r w:rsidR="00C30F87">
          <w:rPr>
            <w:color w:val="1155CC"/>
            <w:sz w:val="32"/>
            <w:szCs w:val="32"/>
            <w:vertAlign w:val="superscript"/>
          </w:rPr>
          <w:t>[30]</w:t>
        </w:r>
      </w:hyperlink>
      <w:r>
        <w:t xml:space="preserve"> Their divorce was finalized on January 1, 2026. She began signing her artistic work under the single-name pseudonym Zenka in 2012. Caro legally changed her name to Zenka 2038 Caro on August 24, 2021. She and her former husband Lucas Caro have one son.</w:t>
      </w:r>
      <w:hyperlink r:id="rId48" w:anchor="cite_note-cardenmemoir8-30">
        <w:r w:rsidR="00C30F87">
          <w:rPr>
            <w:color w:val="1155CC"/>
            <w:sz w:val="32"/>
            <w:szCs w:val="32"/>
            <w:vertAlign w:val="superscript"/>
          </w:rPr>
          <w:t>[30]</w:t>
        </w:r>
      </w:hyperlink>
      <w:r>
        <w:t xml:space="preserve"> As of 2026 she is based in Sedona, Arizona. </w:t>
      </w:r>
    </w:p>
    <w:p w14:paraId="5839F0BD" w14:textId="77777777" w:rsidR="00C30F87" w:rsidRDefault="00000000">
      <w:pPr>
        <w:spacing w:before="60" w:after="60" w:line="330" w:lineRule="auto"/>
        <w:rPr>
          <w:rFonts w:ascii="Georgia" w:eastAsia="Georgia" w:hAnsi="Georgia" w:cs="Georgia"/>
          <w:b/>
          <w:bCs/>
          <w:sz w:val="45"/>
          <w:szCs w:val="45"/>
        </w:rPr>
      </w:pPr>
      <w:r>
        <w:rPr>
          <w:rFonts w:ascii="Georgia" w:eastAsia="Georgia" w:hAnsi="Georgia" w:cs="Georgia"/>
          <w:b/>
          <w:bCs/>
          <w:sz w:val="45"/>
          <w:szCs w:val="45"/>
        </w:rPr>
        <w:t>References</w:t>
      </w:r>
    </w:p>
    <w:p w14:paraId="5839F0BE" w14:textId="77777777" w:rsidR="00C30F87" w:rsidRDefault="00000000">
      <w:pPr>
        <w:numPr>
          <w:ilvl w:val="0"/>
          <w:numId w:val="4"/>
        </w:numPr>
        <w:spacing w:before="60"/>
        <w:ind w:left="1420"/>
      </w:pPr>
      <w:r>
        <w:t xml:space="preserve"> Charlie Fink (July 11, 2017). </w:t>
      </w:r>
      <w:hyperlink r:id="rId49">
        <w:r w:rsidR="00C30F87">
          <w:rPr>
            <w:color w:val="1155CC"/>
          </w:rPr>
          <w:t>"Artists Show the Potential of VR"</w:t>
        </w:r>
      </w:hyperlink>
      <w:r>
        <w:t xml:space="preserve">. </w:t>
      </w:r>
      <w:r>
        <w:rPr>
          <w:i/>
          <w:iCs/>
        </w:rPr>
        <w:t>Forbes Magazine</w:t>
      </w:r>
      <w:r>
        <w:t>. Retrieved 2026-06-14. VR artist, sculptor and printmaker Zenka</w:t>
      </w:r>
    </w:p>
    <w:p w14:paraId="5839F0BF" w14:textId="77777777" w:rsidR="00C30F87" w:rsidRDefault="00000000">
      <w:pPr>
        <w:numPr>
          <w:ilvl w:val="0"/>
          <w:numId w:val="4"/>
        </w:numPr>
        <w:ind w:left="1420"/>
      </w:pPr>
      <w:r>
        <w:t xml:space="preserve"> Carden, Lynn (2018). </w:t>
      </w:r>
      <w:r>
        <w:rPr>
          <w:i/>
          <w:iCs/>
        </w:rPr>
        <w:t>The Women of Robertson Place</w:t>
      </w:r>
      <w:r>
        <w:t>. Bourneville, Ohio: Self-published. pp. 365–366.</w:t>
      </w:r>
    </w:p>
    <w:p w14:paraId="5839F0C0" w14:textId="77777777" w:rsidR="00C30F87" w:rsidRDefault="00000000">
      <w:pPr>
        <w:numPr>
          <w:ilvl w:val="0"/>
          <w:numId w:val="4"/>
        </w:numPr>
        <w:ind w:left="1420"/>
      </w:pPr>
      <w:r>
        <w:t xml:space="preserve"> Brownlee, Amy Knueven (January 1, 2013). </w:t>
      </w:r>
      <w:hyperlink r:id="rId50">
        <w:r w:rsidR="00C30F87">
          <w:rPr>
            <w:color w:val="1155CC"/>
          </w:rPr>
          <w:t>"Q&amp;A: Amy Suardi, the Frugal Mama"</w:t>
        </w:r>
      </w:hyperlink>
      <w:r>
        <w:t xml:space="preserve">. </w:t>
      </w:r>
      <w:r>
        <w:rPr>
          <w:i/>
          <w:iCs/>
        </w:rPr>
        <w:t>Cincinnati Magazine</w:t>
      </w:r>
      <w:r>
        <w:t>. Retrieved May 22,2026.</w:t>
      </w:r>
    </w:p>
    <w:p w14:paraId="5839F0C1" w14:textId="77777777" w:rsidR="00C30F87" w:rsidRDefault="00000000">
      <w:pPr>
        <w:numPr>
          <w:ilvl w:val="0"/>
          <w:numId w:val="4"/>
        </w:numPr>
        <w:ind w:left="1420"/>
      </w:pPr>
      <w:r>
        <w:t xml:space="preserve"> Carden, Lynn (2018). </w:t>
      </w:r>
      <w:r>
        <w:rPr>
          <w:i/>
          <w:iCs/>
        </w:rPr>
        <w:t>The Women of Robertson Place</w:t>
      </w:r>
      <w:r>
        <w:t>. Bourneville, Ohio: Self-published. pp. i–iii.</w:t>
      </w:r>
    </w:p>
    <w:p w14:paraId="5839F0C2" w14:textId="77777777" w:rsidR="00C30F87" w:rsidRDefault="00000000">
      <w:pPr>
        <w:numPr>
          <w:ilvl w:val="0"/>
          <w:numId w:val="4"/>
        </w:numPr>
        <w:ind w:left="1420"/>
      </w:pPr>
      <w:r>
        <w:t xml:space="preserve"> Barnhart, Toria (December 8, 2019). "Novel 20 years in the making honors local and family histories". </w:t>
      </w:r>
      <w:r>
        <w:rPr>
          <w:i/>
          <w:iCs/>
        </w:rPr>
        <w:t>Chillicothe Gazette</w:t>
      </w:r>
      <w:r>
        <w:t xml:space="preserve">. Chillicothe, Ohio: </w:t>
      </w:r>
      <w:hyperlink r:id="rId51">
        <w:r w:rsidR="00C30F87">
          <w:rPr>
            <w:color w:val="1155CC"/>
          </w:rPr>
          <w:t>Gannett</w:t>
        </w:r>
      </w:hyperlink>
      <w:r>
        <w:t>.</w:t>
      </w:r>
    </w:p>
    <w:p w14:paraId="5839F0C3" w14:textId="77777777" w:rsidR="00C30F87" w:rsidRDefault="00000000">
      <w:pPr>
        <w:numPr>
          <w:ilvl w:val="0"/>
          <w:numId w:val="4"/>
        </w:numPr>
        <w:ind w:left="1420"/>
      </w:pPr>
      <w:r>
        <w:t xml:space="preserve"> Reeves, Shelby (November 1, 2023). </w:t>
      </w:r>
      <w:hyperlink r:id="rId52">
        <w:r w:rsidR="00C30F87">
          <w:rPr>
            <w:color w:val="1155CC"/>
          </w:rPr>
          <w:t>"Local woman to showcase lifetime of work at new art show"</w:t>
        </w:r>
      </w:hyperlink>
      <w:r>
        <w:t xml:space="preserve">. </w:t>
      </w:r>
      <w:r>
        <w:rPr>
          <w:i/>
          <w:iCs/>
        </w:rPr>
        <w:t>Chillicothe Gazette</w:t>
      </w:r>
      <w:r>
        <w:t xml:space="preserve">. Chillicothe, Ohio: </w:t>
      </w:r>
      <w:hyperlink r:id="rId53">
        <w:r w:rsidR="00C30F87">
          <w:rPr>
            <w:color w:val="1155CC"/>
          </w:rPr>
          <w:t>Gannett</w:t>
        </w:r>
      </w:hyperlink>
      <w:r>
        <w:t>.</w:t>
      </w:r>
    </w:p>
    <w:p w14:paraId="5839F0C4" w14:textId="77777777" w:rsidR="00C30F87" w:rsidRDefault="00000000">
      <w:pPr>
        <w:numPr>
          <w:ilvl w:val="0"/>
          <w:numId w:val="4"/>
        </w:numPr>
        <w:ind w:left="1420"/>
      </w:pPr>
      <w:r>
        <w:t xml:space="preserve"> Carden, Lynn (2018). </w:t>
      </w:r>
      <w:r>
        <w:rPr>
          <w:i/>
          <w:iCs/>
        </w:rPr>
        <w:t>The Women of Robertson Place</w:t>
      </w:r>
      <w:r>
        <w:t>. Bourneville, Ohio: Self-published. pp. 381–382.</w:t>
      </w:r>
    </w:p>
    <w:p w14:paraId="5839F0C5" w14:textId="77777777" w:rsidR="00C30F87" w:rsidRDefault="00000000">
      <w:pPr>
        <w:numPr>
          <w:ilvl w:val="0"/>
          <w:numId w:val="4"/>
        </w:numPr>
        <w:ind w:left="1420"/>
      </w:pPr>
      <w:r>
        <w:t xml:space="preserve"> Carden, Lynn (2018). </w:t>
      </w:r>
      <w:r>
        <w:rPr>
          <w:i/>
          <w:iCs/>
        </w:rPr>
        <w:t>The Women of Robertson Place</w:t>
      </w:r>
      <w:r>
        <w:t>. Bourneville, Ohio: Self-published. pp. 383, 395.</w:t>
      </w:r>
    </w:p>
    <w:p w14:paraId="5839F0C6" w14:textId="77777777" w:rsidR="00C30F87" w:rsidRDefault="00000000">
      <w:pPr>
        <w:numPr>
          <w:ilvl w:val="0"/>
          <w:numId w:val="4"/>
        </w:numPr>
        <w:ind w:left="1420"/>
      </w:pPr>
      <w:r>
        <w:t xml:space="preserve"> Carden, Lynn (2018). </w:t>
      </w:r>
      <w:r>
        <w:rPr>
          <w:i/>
          <w:iCs/>
        </w:rPr>
        <w:t>The Women of Robertson Place</w:t>
      </w:r>
      <w:r>
        <w:t>. Bourneville, Ohio: Self-published. pp. ii–iii, 397, 460.</w:t>
      </w:r>
    </w:p>
    <w:p w14:paraId="5839F0C7" w14:textId="77777777" w:rsidR="00C30F87" w:rsidRDefault="00000000">
      <w:pPr>
        <w:numPr>
          <w:ilvl w:val="0"/>
          <w:numId w:val="4"/>
        </w:numPr>
        <w:ind w:left="1420"/>
      </w:pPr>
      <w:r>
        <w:t xml:space="preserve"> Huntington, Rebecca (June 16, 2017). </w:t>
      </w:r>
      <w:hyperlink r:id="rId54">
        <w:r w:rsidR="00C30F87">
          <w:rPr>
            <w:color w:val="1155CC"/>
          </w:rPr>
          <w:t>"Arapahoe School Takes Futuristic Leap"</w:t>
        </w:r>
      </w:hyperlink>
      <w:r>
        <w:t>. Wyoming Public Media. Retrieved May 17, 2026.</w:t>
      </w:r>
    </w:p>
    <w:p w14:paraId="5839F0C8" w14:textId="77777777" w:rsidR="00C30F87" w:rsidRDefault="00000000">
      <w:pPr>
        <w:numPr>
          <w:ilvl w:val="0"/>
          <w:numId w:val="4"/>
        </w:numPr>
        <w:ind w:left="1420"/>
      </w:pPr>
      <w:r>
        <w:lastRenderedPageBreak/>
        <w:t xml:space="preserve"> Carden, Lynn (2018). </w:t>
      </w:r>
      <w:r>
        <w:rPr>
          <w:i/>
          <w:iCs/>
        </w:rPr>
        <w:t>The Women of Robertson Place</w:t>
      </w:r>
      <w:r>
        <w:t>. Bourneville, Ohio: Self-published. p. 411.</w:t>
      </w:r>
    </w:p>
    <w:p w14:paraId="5839F0C9" w14:textId="77777777" w:rsidR="00C30F87" w:rsidRDefault="00000000">
      <w:pPr>
        <w:numPr>
          <w:ilvl w:val="0"/>
          <w:numId w:val="4"/>
        </w:numPr>
        <w:ind w:left="1420"/>
      </w:pPr>
      <w:r>
        <w:t xml:space="preserve"> specialK (December 4, 2012). </w:t>
      </w:r>
      <w:hyperlink r:id="rId55">
        <w:r w:rsidR="00C30F87">
          <w:rPr>
            <w:color w:val="1155CC"/>
          </w:rPr>
          <w:t>""Inside Out" in Argentina"</w:t>
        </w:r>
      </w:hyperlink>
      <w:r>
        <w:t xml:space="preserve">. </w:t>
      </w:r>
      <w:r>
        <w:rPr>
          <w:i/>
          <w:iCs/>
        </w:rPr>
        <w:t>Clutter Magazine</w:t>
      </w:r>
      <w:r>
        <w:t>. Retrieved May 21, 2026.</w:t>
      </w:r>
    </w:p>
    <w:p w14:paraId="5839F0CA" w14:textId="77777777" w:rsidR="00C30F87" w:rsidRDefault="00000000">
      <w:pPr>
        <w:numPr>
          <w:ilvl w:val="0"/>
          <w:numId w:val="4"/>
        </w:numPr>
        <w:ind w:left="1420"/>
      </w:pPr>
      <w:r>
        <w:t xml:space="preserve"> </w:t>
      </w:r>
      <w:hyperlink r:id="rId56">
        <w:r w:rsidR="00C30F87">
          <w:rPr>
            <w:color w:val="1155CC"/>
          </w:rPr>
          <w:t>"Local y global: Museo de arte urbano en Córdoba"</w:t>
        </w:r>
      </w:hyperlink>
      <w:r>
        <w:t xml:space="preserve">. </w:t>
      </w:r>
      <w:r>
        <w:rPr>
          <w:i/>
          <w:iCs/>
        </w:rPr>
        <w:t>Escritos en la calle</w:t>
      </w:r>
      <w:r>
        <w:t xml:space="preserve"> (in Spanish). January 29, 2013. Retrieved May 21,2026.</w:t>
      </w:r>
    </w:p>
    <w:p w14:paraId="5839F0CB" w14:textId="77777777" w:rsidR="00C30F87" w:rsidRDefault="00000000">
      <w:pPr>
        <w:numPr>
          <w:ilvl w:val="0"/>
          <w:numId w:val="4"/>
        </w:numPr>
        <w:ind w:left="1420"/>
      </w:pPr>
      <w:r>
        <w:t xml:space="preserve"> Terndrup, Matthew (April 25, 2015). </w:t>
      </w:r>
      <w:hyperlink r:id="rId57">
        <w:r w:rsidR="00C30F87">
          <w:rPr>
            <w:color w:val="1155CC"/>
          </w:rPr>
          <w:t>"These Brilliant Sculpture Masks Chart Virtual Reality's History"</w:t>
        </w:r>
      </w:hyperlink>
      <w:r>
        <w:t xml:space="preserve">. </w:t>
      </w:r>
      <w:r>
        <w:rPr>
          <w:i/>
          <w:iCs/>
        </w:rPr>
        <w:t>Road to VR</w:t>
      </w:r>
      <w:r>
        <w:t>. Retrieved May 17, 2026.</w:t>
      </w:r>
    </w:p>
    <w:p w14:paraId="5839F0CC" w14:textId="77777777" w:rsidR="00C30F87" w:rsidRDefault="00000000">
      <w:pPr>
        <w:numPr>
          <w:ilvl w:val="0"/>
          <w:numId w:val="4"/>
        </w:numPr>
        <w:ind w:left="1420"/>
      </w:pPr>
      <w:r>
        <w:t xml:space="preserve"> </w:t>
      </w:r>
      <w:hyperlink r:id="rId58">
        <w:r w:rsidR="00C30F87">
          <w:rPr>
            <w:color w:val="1155CC"/>
          </w:rPr>
          <w:t>"TEDxJacksonHole — Passion (October 2, 2016)"</w:t>
        </w:r>
      </w:hyperlink>
      <w:r>
        <w:t xml:space="preserve">. </w:t>
      </w:r>
      <w:r>
        <w:rPr>
          <w:i/>
          <w:iCs/>
        </w:rPr>
        <w:t>TED</w:t>
      </w:r>
      <w:r>
        <w:t>. Retrieved May 22, 2026.</w:t>
      </w:r>
    </w:p>
    <w:p w14:paraId="5839F0CD" w14:textId="77777777" w:rsidR="00C30F87" w:rsidRDefault="00000000">
      <w:pPr>
        <w:numPr>
          <w:ilvl w:val="0"/>
          <w:numId w:val="4"/>
        </w:numPr>
        <w:ind w:left="1420"/>
      </w:pPr>
      <w:r>
        <w:t xml:space="preserve"> </w:t>
      </w:r>
      <w:hyperlink r:id="rId59">
        <w:r w:rsidR="00C30F87">
          <w:rPr>
            <w:color w:val="1155CC"/>
          </w:rPr>
          <w:t>"Ink &amp; Clay 42 — Awards"</w:t>
        </w:r>
      </w:hyperlink>
      <w:r>
        <w:t>. W. Keith and Janet Kellogg University Art Gallery, California State Polytechnic University, Pomona. Retrieved May 22, 2026.</w:t>
      </w:r>
    </w:p>
    <w:p w14:paraId="5839F0CE" w14:textId="77777777" w:rsidR="00C30F87" w:rsidRDefault="00000000">
      <w:pPr>
        <w:numPr>
          <w:ilvl w:val="0"/>
          <w:numId w:val="4"/>
        </w:numPr>
        <w:ind w:left="1420"/>
      </w:pPr>
      <w:r>
        <w:t xml:space="preserve"> </w:t>
      </w:r>
      <w:hyperlink r:id="rId60">
        <w:r w:rsidR="00C30F87">
          <w:rPr>
            <w:color w:val="1155CC"/>
          </w:rPr>
          <w:t>"Ink &amp; Clay 43 — Awards"</w:t>
        </w:r>
      </w:hyperlink>
      <w:r>
        <w:t>. W. Keith and Janet Kellogg University Art Gallery, California State Polytechnic University, Pomona. Retrieved May 22, 2026.</w:t>
      </w:r>
    </w:p>
    <w:p w14:paraId="5839F0CF" w14:textId="77777777" w:rsidR="00C30F87" w:rsidRDefault="00000000">
      <w:pPr>
        <w:numPr>
          <w:ilvl w:val="0"/>
          <w:numId w:val="4"/>
        </w:numPr>
        <w:ind w:left="1420"/>
      </w:pPr>
      <w:r>
        <w:t xml:space="preserve"> Walmsley, Julie (April 27, 2017). </w:t>
      </w:r>
      <w:hyperlink r:id="rId61">
        <w:r w:rsidR="00C30F87">
          <w:rPr>
            <w:color w:val="1155CC"/>
          </w:rPr>
          <w:t>"L.A. Storytelling Futurists Use Augmented Reality to Turn Tables on 'Black Mirror'"</w:t>
        </w:r>
      </w:hyperlink>
      <w:r>
        <w:t xml:space="preserve">. </w:t>
      </w:r>
      <w:r>
        <w:rPr>
          <w:i/>
          <w:iCs/>
        </w:rPr>
        <w:t>MediaShift</w:t>
      </w:r>
      <w:r>
        <w:t>. Retrieved May 17, 2026.</w:t>
      </w:r>
    </w:p>
    <w:p w14:paraId="5839F0D0" w14:textId="77777777" w:rsidR="00C30F87" w:rsidRDefault="00000000">
      <w:pPr>
        <w:numPr>
          <w:ilvl w:val="0"/>
          <w:numId w:val="4"/>
        </w:numPr>
        <w:ind w:left="1420"/>
      </w:pPr>
      <w:r>
        <w:t xml:space="preserve"> McCoy-Thompson, Matthias (April 26, 2017). </w:t>
      </w:r>
      <w:hyperlink r:id="rId62">
        <w:r w:rsidR="00C30F87">
          <w:rPr>
            <w:color w:val="1155CC"/>
          </w:rPr>
          <w:t>"White Mirror: A Positive Vision for the Future of Technology"</w:t>
        </w:r>
      </w:hyperlink>
      <w:r>
        <w:t xml:space="preserve">. </w:t>
      </w:r>
      <w:r>
        <w:rPr>
          <w:i/>
          <w:iCs/>
        </w:rPr>
        <w:t>UploadVR</w:t>
      </w:r>
      <w:r>
        <w:t>. Retrieved May 17, 2026.</w:t>
      </w:r>
    </w:p>
    <w:p w14:paraId="5839F0D1" w14:textId="77777777" w:rsidR="00C30F87" w:rsidRDefault="00000000">
      <w:pPr>
        <w:numPr>
          <w:ilvl w:val="0"/>
          <w:numId w:val="4"/>
        </w:numPr>
        <w:ind w:left="1420"/>
      </w:pPr>
      <w:r>
        <w:t xml:space="preserve"> Takahashi, Dean (April 13, 2017). </w:t>
      </w:r>
      <w:hyperlink r:id="rId63">
        <w:r w:rsidR="00C30F87">
          <w:rPr>
            <w:color w:val="1155CC"/>
          </w:rPr>
          <w:t>"Futurists want to transform Black Mirror's dystopia into something better"</w:t>
        </w:r>
      </w:hyperlink>
      <w:r>
        <w:t xml:space="preserve">. </w:t>
      </w:r>
      <w:r>
        <w:rPr>
          <w:i/>
          <w:iCs/>
        </w:rPr>
        <w:t>VentureBeat</w:t>
      </w:r>
      <w:r>
        <w:t>. Retrieved May 17, 2026.</w:t>
      </w:r>
    </w:p>
    <w:p w14:paraId="5839F0D2" w14:textId="77777777" w:rsidR="00C30F87" w:rsidRDefault="00000000">
      <w:pPr>
        <w:numPr>
          <w:ilvl w:val="0"/>
          <w:numId w:val="4"/>
        </w:numPr>
        <w:ind w:left="1420"/>
      </w:pPr>
      <w:r>
        <w:t xml:space="preserve"> </w:t>
      </w:r>
      <w:hyperlink r:id="rId64">
        <w:r w:rsidR="00C30F87">
          <w:rPr>
            <w:color w:val="1155CC"/>
          </w:rPr>
          <w:t>"VR Society Presents: The Art of VR at Sotheby's"</w:t>
        </w:r>
      </w:hyperlink>
      <w:r>
        <w:t xml:space="preserve">. </w:t>
      </w:r>
      <w:r>
        <w:rPr>
          <w:i/>
          <w:iCs/>
        </w:rPr>
        <w:t>Sothebys.com</w:t>
      </w:r>
      <w:r>
        <w:t xml:space="preserve">. </w:t>
      </w:r>
      <w:hyperlink r:id="rId65">
        <w:r w:rsidR="00C30F87">
          <w:rPr>
            <w:color w:val="1155CC"/>
          </w:rPr>
          <w:t>Sotheby's</w:t>
        </w:r>
      </w:hyperlink>
      <w:r>
        <w:t>. June 13, 2017. Retrieved May 22,2026.</w:t>
      </w:r>
    </w:p>
    <w:p w14:paraId="5839F0D3" w14:textId="77777777" w:rsidR="00C30F87" w:rsidRDefault="00000000">
      <w:pPr>
        <w:numPr>
          <w:ilvl w:val="0"/>
          <w:numId w:val="4"/>
        </w:numPr>
        <w:ind w:left="1420"/>
      </w:pPr>
      <w:r>
        <w:t xml:space="preserve"> </w:t>
      </w:r>
      <w:hyperlink r:id="rId66">
        <w:r w:rsidR="00C30F87">
          <w:rPr>
            <w:color w:val="1155CC"/>
          </w:rPr>
          <w:t>"The New Fine Arts Part I"</w:t>
        </w:r>
      </w:hyperlink>
      <w:r>
        <w:t xml:space="preserve">. </w:t>
      </w:r>
      <w:r>
        <w:rPr>
          <w:i/>
          <w:iCs/>
        </w:rPr>
        <w:t>The Art of VR (Sched)</w:t>
      </w:r>
      <w:r>
        <w:t>. June 22, 2017. Retrieved May 22, 2026.</w:t>
      </w:r>
    </w:p>
    <w:p w14:paraId="5839F0D4" w14:textId="77777777" w:rsidR="00C30F87" w:rsidRDefault="00000000">
      <w:pPr>
        <w:numPr>
          <w:ilvl w:val="0"/>
          <w:numId w:val="4"/>
        </w:numPr>
        <w:ind w:left="1420"/>
      </w:pPr>
      <w:r>
        <w:t xml:space="preserve"> </w:t>
      </w:r>
      <w:hyperlink r:id="rId67">
        <w:r w:rsidR="00C30F87">
          <w:rPr>
            <w:color w:val="1155CC"/>
          </w:rPr>
          <w:t>"Agency of Assets: Reality Augmented"</w:t>
        </w:r>
      </w:hyperlink>
      <w:r>
        <w:t>. Institute of Contemporary Art, Los Angeles. Retrieved May 17, 2026.</w:t>
      </w:r>
    </w:p>
    <w:p w14:paraId="5839F0D5" w14:textId="77777777" w:rsidR="00C30F87" w:rsidRDefault="00000000">
      <w:pPr>
        <w:numPr>
          <w:ilvl w:val="0"/>
          <w:numId w:val="4"/>
        </w:numPr>
        <w:ind w:left="1420"/>
      </w:pPr>
      <w:r>
        <w:t xml:space="preserve"> Zenka (2019). "Afterword". In Fink, Charlie (ed.). </w:t>
      </w:r>
      <w:r>
        <w:rPr>
          <w:i/>
          <w:iCs/>
        </w:rPr>
        <w:t>Convergence: How the World Will Be Painted with Data</w:t>
      </w:r>
      <w:r>
        <w:t>. Vienna, Virginia.</w:t>
      </w:r>
    </w:p>
    <w:p w14:paraId="5839F0D6" w14:textId="77777777" w:rsidR="00C30F87" w:rsidRDefault="00000000">
      <w:pPr>
        <w:numPr>
          <w:ilvl w:val="0"/>
          <w:numId w:val="4"/>
        </w:numPr>
        <w:ind w:left="1420"/>
      </w:pPr>
      <w:r>
        <w:t xml:space="preserve"> Orosz, Demian (July 3, 2021). </w:t>
      </w:r>
      <w:hyperlink r:id="rId68">
        <w:r w:rsidR="00C30F87">
          <w:rPr>
            <w:color w:val="1155CC"/>
          </w:rPr>
          <w:t>"Los NFT en la Feria de Arte Córdoba"</w:t>
        </w:r>
      </w:hyperlink>
      <w:r>
        <w:t xml:space="preserve">. </w:t>
      </w:r>
      <w:hyperlink r:id="rId69">
        <w:r w:rsidR="00C30F87">
          <w:rPr>
            <w:i/>
            <w:iCs/>
            <w:color w:val="1155CC"/>
          </w:rPr>
          <w:t>La Voz del Interior</w:t>
        </w:r>
      </w:hyperlink>
      <w:r>
        <w:t xml:space="preserve"> (in Spanish). Córdoba, Argentina. Retrieved May 21, 2026.</w:t>
      </w:r>
    </w:p>
    <w:p w14:paraId="5839F0D7" w14:textId="77777777" w:rsidR="00C30F87" w:rsidRDefault="00000000">
      <w:pPr>
        <w:numPr>
          <w:ilvl w:val="0"/>
          <w:numId w:val="4"/>
        </w:numPr>
        <w:ind w:left="1420"/>
      </w:pPr>
      <w:r>
        <w:t xml:space="preserve"> Orosz, Demian (September 15, 2021). </w:t>
      </w:r>
      <w:hyperlink r:id="rId70">
        <w:r w:rsidR="00C30F87">
          <w:rPr>
            <w:color w:val="1155CC"/>
          </w:rPr>
          <w:t>"El arte en Córdoba vuelve a estar de feria"</w:t>
        </w:r>
      </w:hyperlink>
      <w:r>
        <w:t xml:space="preserve">. </w:t>
      </w:r>
      <w:hyperlink r:id="rId71">
        <w:r w:rsidR="00C30F87">
          <w:rPr>
            <w:i/>
            <w:iCs/>
            <w:color w:val="1155CC"/>
          </w:rPr>
          <w:t>La Voz del Interior</w:t>
        </w:r>
      </w:hyperlink>
      <w:r>
        <w:t xml:space="preserve"> (in Spanish). Córdoba, Argentina. Retrieved May 21, 2026.</w:t>
      </w:r>
    </w:p>
    <w:p w14:paraId="5839F0D8" w14:textId="77777777" w:rsidR="00C30F87" w:rsidRDefault="00000000">
      <w:pPr>
        <w:numPr>
          <w:ilvl w:val="0"/>
          <w:numId w:val="4"/>
        </w:numPr>
        <w:ind w:left="1420"/>
      </w:pPr>
      <w:r>
        <w:t xml:space="preserve"> Orosz, Demian (October 25, 2022). </w:t>
      </w:r>
      <w:hyperlink r:id="rId72">
        <w:r w:rsidR="00C30F87">
          <w:rPr>
            <w:color w:val="1155CC"/>
          </w:rPr>
          <w:t>"Faro se muestra"</w:t>
        </w:r>
      </w:hyperlink>
      <w:r>
        <w:t xml:space="preserve">. </w:t>
      </w:r>
      <w:hyperlink r:id="rId73">
        <w:r w:rsidR="00C30F87">
          <w:rPr>
            <w:i/>
            <w:iCs/>
            <w:color w:val="1155CC"/>
          </w:rPr>
          <w:t>La Voz del Interior</w:t>
        </w:r>
      </w:hyperlink>
      <w:r>
        <w:t xml:space="preserve"> (in Spanish). Córdoba, Argentina. Retrieved May 21, 2026.</w:t>
      </w:r>
    </w:p>
    <w:p w14:paraId="5839F0D9" w14:textId="77777777" w:rsidR="00C30F87" w:rsidRDefault="00000000">
      <w:pPr>
        <w:numPr>
          <w:ilvl w:val="0"/>
          <w:numId w:val="4"/>
        </w:numPr>
        <w:ind w:left="1420"/>
      </w:pPr>
      <w:r>
        <w:t xml:space="preserve"> </w:t>
      </w:r>
      <w:hyperlink r:id="rId74">
        <w:r w:rsidR="00C30F87">
          <w:rPr>
            <w:color w:val="1155CC"/>
          </w:rPr>
          <w:t>"Politena + NODO940 &amp; The Dream Machine"</w:t>
        </w:r>
      </w:hyperlink>
      <w:r>
        <w:t xml:space="preserve">. </w:t>
      </w:r>
      <w:r>
        <w:rPr>
          <w:i/>
          <w:iCs/>
        </w:rPr>
        <w:t>FIG Bilbao Online Fair</w:t>
      </w:r>
      <w:r>
        <w:t>. Retrieved May 17, 2026.</w:t>
      </w:r>
    </w:p>
    <w:p w14:paraId="5839F0DA" w14:textId="77777777" w:rsidR="00C30F87" w:rsidRDefault="00000000">
      <w:pPr>
        <w:numPr>
          <w:ilvl w:val="0"/>
          <w:numId w:val="4"/>
        </w:numPr>
        <w:ind w:left="1420"/>
      </w:pPr>
      <w:r>
        <w:t xml:space="preserve"> Kudos (October–November 2025). </w:t>
      </w:r>
      <w:hyperlink r:id="rId75">
        <w:r w:rsidR="00C30F87">
          <w:rPr>
            <w:color w:val="1155CC"/>
          </w:rPr>
          <w:t>"Create-a-thon: Fashion Lab Sedona 2025 — Redefining Style, Sustainability and Community"</w:t>
        </w:r>
      </w:hyperlink>
      <w:r>
        <w:t xml:space="preserve">. </w:t>
      </w:r>
      <w:r>
        <w:rPr>
          <w:i/>
          <w:iCs/>
        </w:rPr>
        <w:t>Kudos</w:t>
      </w:r>
      <w:r>
        <w:t>. Cottonwood, Arizona: Verde Valley Newspapers.</w:t>
      </w:r>
    </w:p>
    <w:p w14:paraId="5839F0DB" w14:textId="77777777" w:rsidR="00C30F87" w:rsidRDefault="00000000">
      <w:pPr>
        <w:numPr>
          <w:ilvl w:val="0"/>
          <w:numId w:val="4"/>
        </w:numPr>
        <w:spacing w:after="120"/>
        <w:ind w:left="1420"/>
      </w:pPr>
      <w:r>
        <w:t xml:space="preserve"> Carden, Lynn (2018). </w:t>
      </w:r>
      <w:r>
        <w:rPr>
          <w:i/>
          <w:iCs/>
        </w:rPr>
        <w:t>The Women of Robertson Place</w:t>
      </w:r>
      <w:r>
        <w:t>. Bourneville, Ohio: Self-published. pp. 419, 432–433, 437.</w:t>
      </w:r>
    </w:p>
    <w:p w14:paraId="5839F0DC" w14:textId="77777777" w:rsidR="00C30F87" w:rsidRDefault="00000000">
      <w:pPr>
        <w:spacing w:before="60" w:after="60" w:line="330" w:lineRule="auto"/>
        <w:rPr>
          <w:rFonts w:ascii="Georgia" w:eastAsia="Georgia" w:hAnsi="Georgia" w:cs="Georgia"/>
          <w:b/>
          <w:bCs/>
          <w:sz w:val="45"/>
          <w:szCs w:val="45"/>
        </w:rPr>
      </w:pPr>
      <w:r>
        <w:rPr>
          <w:rFonts w:ascii="Georgia" w:eastAsia="Georgia" w:hAnsi="Georgia" w:cs="Georgia"/>
          <w:b/>
          <w:bCs/>
          <w:sz w:val="45"/>
          <w:szCs w:val="45"/>
        </w:rPr>
        <w:t>External links</w:t>
      </w:r>
    </w:p>
    <w:p w14:paraId="5839F0DD" w14:textId="77777777" w:rsidR="00C30F87" w:rsidRDefault="00C30F87">
      <w:pPr>
        <w:numPr>
          <w:ilvl w:val="0"/>
          <w:numId w:val="3"/>
        </w:numPr>
        <w:spacing w:before="80"/>
        <w:ind w:left="1080"/>
      </w:pPr>
      <w:hyperlink r:id="rId76">
        <w:r>
          <w:rPr>
            <w:color w:val="1155CC"/>
            <w:sz w:val="24"/>
            <w:szCs w:val="24"/>
          </w:rPr>
          <w:t>zenka.org</w:t>
        </w:r>
      </w:hyperlink>
      <w:r w:rsidR="00000000">
        <w:rPr>
          <w:color w:val="202122"/>
          <w:sz w:val="24"/>
          <w:szCs w:val="24"/>
        </w:rPr>
        <w:t xml:space="preserve"> — Official website</w:t>
      </w:r>
    </w:p>
    <w:p w14:paraId="5839F0DE" w14:textId="77777777" w:rsidR="00C30F87" w:rsidRDefault="00C30F87">
      <w:pPr>
        <w:numPr>
          <w:ilvl w:val="0"/>
          <w:numId w:val="3"/>
        </w:numPr>
        <w:ind w:left="1080"/>
      </w:pPr>
      <w:hyperlink r:id="rId77">
        <w:r>
          <w:rPr>
            <w:color w:val="1155CC"/>
            <w:sz w:val="24"/>
            <w:szCs w:val="24"/>
          </w:rPr>
          <w:t>lightnet.org</w:t>
        </w:r>
      </w:hyperlink>
      <w:r w:rsidR="00000000">
        <w:rPr>
          <w:color w:val="202122"/>
          <w:sz w:val="24"/>
          <w:szCs w:val="24"/>
        </w:rPr>
        <w:t xml:space="preserve"> — LightNet (Wisdom Age Metaverse, Caro's 501(c)(3) nonprofit)</w:t>
      </w:r>
    </w:p>
    <w:p w14:paraId="5839F0DF" w14:textId="77777777" w:rsidR="00C30F87" w:rsidRDefault="00C30F87">
      <w:pPr>
        <w:numPr>
          <w:ilvl w:val="0"/>
          <w:numId w:val="3"/>
        </w:numPr>
        <w:ind w:left="1080"/>
      </w:pPr>
      <w:hyperlink r:id="rId78">
        <w:r>
          <w:rPr>
            <w:color w:val="1155CC"/>
            <w:sz w:val="24"/>
            <w:szCs w:val="24"/>
          </w:rPr>
          <w:t>thedreammachine.org</w:t>
        </w:r>
      </w:hyperlink>
      <w:r w:rsidR="00000000">
        <w:rPr>
          <w:color w:val="202122"/>
          <w:sz w:val="24"/>
          <w:szCs w:val="24"/>
        </w:rPr>
        <w:t xml:space="preserve"> — The Dream Machine</w:t>
      </w:r>
    </w:p>
    <w:p w14:paraId="5839F0E0" w14:textId="77777777" w:rsidR="00C30F87" w:rsidRDefault="00C30F87">
      <w:pPr>
        <w:numPr>
          <w:ilvl w:val="0"/>
          <w:numId w:val="3"/>
        </w:numPr>
        <w:spacing w:after="20"/>
        <w:ind w:left="1080"/>
      </w:pPr>
      <w:hyperlink r:id="rId79">
        <w:r>
          <w:rPr>
            <w:color w:val="1155CC"/>
            <w:sz w:val="24"/>
            <w:szCs w:val="24"/>
          </w:rPr>
          <w:t>Zenka — TEDxJacksonHole talk (2016)</w:t>
        </w:r>
      </w:hyperlink>
      <w:r w:rsidR="00000000">
        <w:rPr>
          <w:color w:val="202122"/>
          <w:sz w:val="24"/>
          <w:szCs w:val="24"/>
        </w:rPr>
        <w:t xml:space="preserve"> on YouTube</w:t>
      </w:r>
    </w:p>
    <w:p w14:paraId="5839F0E1" w14:textId="77777777" w:rsidR="00C30F87" w:rsidRDefault="00C30F87"/>
    <w:p w14:paraId="5839F0E2" w14:textId="77777777" w:rsidR="00C30F87" w:rsidRDefault="00C30F87"/>
    <w:p w14:paraId="5839F0E3" w14:textId="77777777" w:rsidR="00C30F87" w:rsidRDefault="00000000">
      <w:pPr>
        <w:rPr>
          <w:ins w:id="28" w:author="Light Net" w:date="2026-08-26T00:04:00Z"/>
        </w:rPr>
      </w:pPr>
      <w:ins w:id="29" w:author="Light Net" w:date="2026-08-26T00:04:00Z">
        <w:r>
          <w:br/>
          <w:t>CLAUDEDS SUGGESTION</w:t>
        </w:r>
        <w:r>
          <w:br/>
        </w:r>
        <w:r>
          <w:br/>
          <w:t xml:space="preserve">Thanks for sharing the actual draft — this is really useful, because it changes my read quite a bit. The intro </w:t>
        </w:r>
        <w:r>
          <w:rPr>
            <w:i/>
            <w:iCs/>
            <w:rPrChange w:id="30" w:author="Light Net" w:date="2026-08-26T00:04:00Z">
              <w:rPr/>
            </w:rPrChange>
          </w:rPr>
          <w:t>is</w:t>
        </w:r>
        <w:r>
          <w:t>promotional, but I don't think that's the main reason a reviewer would decline this. There's a bigger structural issue, and there's also genuinely good news about your sourcing. Let me break it down.</w:t>
        </w:r>
      </w:ins>
    </w:p>
    <w:p w14:paraId="5839F0E4" w14:textId="77777777" w:rsidR="00C30F87" w:rsidRPr="00C30F87" w:rsidRDefault="00000000">
      <w:pPr>
        <w:spacing w:before="240" w:after="240"/>
        <w:rPr>
          <w:ins w:id="31" w:author="Light Net" w:date="2026-08-26T00:04:00Z"/>
          <w:b/>
          <w:bCs/>
          <w:rPrChange w:id="32" w:author="Light Net" w:date="2026-08-26T00:04:00Z">
            <w:rPr>
              <w:ins w:id="33" w:author="Light Net" w:date="2026-08-26T00:04:00Z"/>
            </w:rPr>
          </w:rPrChange>
        </w:rPr>
      </w:pPr>
      <w:ins w:id="34" w:author="Light Net" w:date="2026-08-26T00:04:00Z">
        <w:r>
          <w:rPr>
            <w:b/>
            <w:bCs/>
            <w:rPrChange w:id="35" w:author="Light Net" w:date="2026-08-26T00:04:00Z">
              <w:rPr/>
            </w:rPrChange>
          </w:rPr>
          <w:t>The real problem: the "Early life" section, not just the lead</w:t>
        </w:r>
      </w:ins>
    </w:p>
    <w:p w14:paraId="5839F0E5" w14:textId="77777777" w:rsidR="00C30F87" w:rsidRDefault="00000000">
      <w:pPr>
        <w:spacing w:before="240" w:after="240"/>
        <w:rPr>
          <w:ins w:id="36" w:author="Light Net" w:date="2026-08-26T00:04:00Z"/>
        </w:rPr>
      </w:pPr>
      <w:ins w:id="37" w:author="Light Net" w:date="2026-08-26T00:04:00Z">
        <w:r>
          <w:t xml:space="preserve">Almost every fact in "Early life and education" — the hospital she was born in, her father's job, her sister's birth year, seven generations of a family homestead, her mother's memoir — is sourced to </w:t>
        </w:r>
        <w:r>
          <w:rPr>
            <w:i/>
            <w:iCs/>
            <w:rPrChange w:id="38" w:author="Light Net" w:date="2026-08-26T00:04:00Z">
              <w:rPr/>
            </w:rPrChange>
          </w:rPr>
          <w:t>The Women of Robertson Place</w:t>
        </w:r>
        <w:r>
          <w:t xml:space="preserve">, a </w:t>
        </w:r>
        <w:r>
          <w:rPr>
            <w:b/>
            <w:bCs/>
            <w:rPrChange w:id="39" w:author="Light Net" w:date="2026-08-26T00:04:00Z">
              <w:rPr/>
            </w:rPrChange>
          </w:rPr>
          <w:t>self-published book written by her own mother</w:t>
        </w:r>
        <w:r>
          <w:t>. That's not an independent source, and this much granular genealogical detail about a subject's ancestors has nothing to do with why she'd be notable. This is exactly the kind of thing AfC reviewers flag as "written like a résumé" or a vanity page — not the tone of the prose, but the fact that it's stuffed with personal/family trivia sourced to non-independent material. I'd cut this section down to two sentences with only what's independently verifiable (born 1972, raised in Ohio, attended Northwestern, B.S. in RTF, 1994) and drop the rest.</w:t>
        </w:r>
      </w:ins>
    </w:p>
    <w:p w14:paraId="5839F0E6" w14:textId="77777777" w:rsidR="00C30F87" w:rsidRDefault="00000000">
      <w:pPr>
        <w:spacing w:before="240" w:after="240"/>
        <w:rPr>
          <w:ins w:id="40" w:author="Light Net" w:date="2026-08-26T00:04:00Z"/>
        </w:rPr>
      </w:pPr>
      <w:ins w:id="41" w:author="Light Net" w:date="2026-08-26T00:04:00Z">
        <w:r>
          <w:t xml:space="preserve">Similarly, the Cincinnati Magazine citation (ref 3) is about her </w:t>
        </w:r>
        <w:r>
          <w:rPr>
            <w:b/>
            <w:bCs/>
            <w:rPrChange w:id="42" w:author="Light Net" w:date="2026-08-26T00:04:00Z">
              <w:rPr/>
            </w:rPrChange>
          </w:rPr>
          <w:t>sister</w:t>
        </w:r>
        <w:r>
          <w:t>, not her — that's padding and should just be removed. A reviewer who checks citations and finds one that isn't even about the subject loses confidence fast.</w:t>
        </w:r>
      </w:ins>
    </w:p>
    <w:p w14:paraId="5839F0E7" w14:textId="77777777" w:rsidR="00C30F87" w:rsidRPr="00C30F87" w:rsidRDefault="00000000">
      <w:pPr>
        <w:spacing w:before="240" w:after="240"/>
        <w:rPr>
          <w:ins w:id="43" w:author="Light Net" w:date="2026-08-26T00:04:00Z"/>
          <w:b/>
          <w:bCs/>
          <w:rPrChange w:id="44" w:author="Light Net" w:date="2026-08-26T00:04:00Z">
            <w:rPr>
              <w:ins w:id="45" w:author="Light Net" w:date="2026-08-26T00:04:00Z"/>
            </w:rPr>
          </w:rPrChange>
        </w:rPr>
      </w:pPr>
      <w:ins w:id="46" w:author="Light Net" w:date="2026-08-26T00:04:00Z">
        <w:r>
          <w:rPr>
            <w:b/>
            <w:bCs/>
            <w:rPrChange w:id="47" w:author="Light Net" w:date="2026-08-26T00:04:00Z">
              <w:rPr/>
            </w:rPrChange>
          </w:rPr>
          <w:t>The good news: you do have real notability sources</w:t>
        </w:r>
      </w:ins>
    </w:p>
    <w:p w14:paraId="5839F0E8" w14:textId="77777777" w:rsidR="00C30F87" w:rsidRDefault="00000000">
      <w:pPr>
        <w:spacing w:before="240" w:after="240"/>
        <w:rPr>
          <w:ins w:id="48" w:author="Light Net" w:date="2026-08-26T00:04:00Z"/>
        </w:rPr>
      </w:pPr>
      <w:ins w:id="49" w:author="Light Net" w:date="2026-08-26T00:04:00Z">
        <w:r>
          <w:t>Buried in the career section are several pieces of genuine, independent, secondary coverage specifically about her work:</w:t>
        </w:r>
      </w:ins>
    </w:p>
    <w:p w14:paraId="5839F0E9" w14:textId="77777777" w:rsidR="00C30F87" w:rsidRDefault="00000000">
      <w:pPr>
        <w:numPr>
          <w:ilvl w:val="0"/>
          <w:numId w:val="2"/>
        </w:numPr>
        <w:spacing w:before="240"/>
        <w:rPr>
          <w:ins w:id="50" w:author="Light Net" w:date="2026-08-26T00:04:00Z"/>
        </w:rPr>
      </w:pPr>
      <w:ins w:id="51" w:author="Light Net" w:date="2026-08-26T00:04:00Z">
        <w:r>
          <w:rPr>
            <w:i/>
            <w:iCs/>
            <w:rPrChange w:id="52" w:author="Light Net" w:date="2026-08-26T00:04:00Z">
              <w:rPr/>
            </w:rPrChange>
          </w:rPr>
          <w:t>Road to VR</w:t>
        </w:r>
        <w:r>
          <w:t xml:space="preserve"> (2015) — dedicated piece about her "Presence" exhibition</w:t>
        </w:r>
      </w:ins>
    </w:p>
    <w:p w14:paraId="5839F0EA" w14:textId="77777777" w:rsidR="00C30F87" w:rsidRDefault="00000000">
      <w:pPr>
        <w:numPr>
          <w:ilvl w:val="0"/>
          <w:numId w:val="2"/>
        </w:numPr>
        <w:rPr>
          <w:ins w:id="53" w:author="Light Net" w:date="2026-08-26T00:04:00Z"/>
        </w:rPr>
      </w:pPr>
      <w:ins w:id="54" w:author="Light Net" w:date="2026-08-26T00:04:00Z">
        <w:r>
          <w:rPr>
            <w:i/>
            <w:iCs/>
            <w:rPrChange w:id="55" w:author="Light Net" w:date="2026-08-26T00:04:00Z">
              <w:rPr/>
            </w:rPrChange>
          </w:rPr>
          <w:t>VentureBeat</w:t>
        </w:r>
        <w:r>
          <w:t xml:space="preserve">, </w:t>
        </w:r>
        <w:r>
          <w:rPr>
            <w:i/>
            <w:iCs/>
            <w:rPrChange w:id="56" w:author="Light Net" w:date="2026-08-26T00:04:00Z">
              <w:rPr/>
            </w:rPrChange>
          </w:rPr>
          <w:t>UploadVR</w:t>
        </w:r>
        <w:r>
          <w:t xml:space="preserve">, and </w:t>
        </w:r>
        <w:r>
          <w:rPr>
            <w:i/>
            <w:iCs/>
            <w:rPrChange w:id="57" w:author="Light Net" w:date="2026-08-26T00:04:00Z">
              <w:rPr/>
            </w:rPrChange>
          </w:rPr>
          <w:t>MediaShift</w:t>
        </w:r>
        <w:r>
          <w:t xml:space="preserve"> (2017) — three separate outlets covering "White Mirror"</w:t>
        </w:r>
      </w:ins>
    </w:p>
    <w:p w14:paraId="5839F0EB" w14:textId="77777777" w:rsidR="00C30F87" w:rsidRDefault="00000000">
      <w:pPr>
        <w:numPr>
          <w:ilvl w:val="0"/>
          <w:numId w:val="2"/>
        </w:numPr>
        <w:spacing w:after="240"/>
        <w:rPr>
          <w:ins w:id="58" w:author="Light Net" w:date="2026-08-26T00:04:00Z"/>
        </w:rPr>
      </w:pPr>
      <w:ins w:id="59" w:author="Light Net" w:date="2026-08-26T00:04:00Z">
        <w:r>
          <w:rPr>
            <w:i/>
            <w:iCs/>
            <w:rPrChange w:id="60" w:author="Light Net" w:date="2026-08-26T00:04:00Z">
              <w:rPr/>
            </w:rPrChange>
          </w:rPr>
          <w:t>Wyoming Public Media</w:t>
        </w:r>
        <w:r>
          <w:t xml:space="preserve"> (2017) — her Arapahoe School residency</w:t>
        </w:r>
      </w:ins>
    </w:p>
    <w:p w14:paraId="5839F0EC" w14:textId="77777777" w:rsidR="00C30F87" w:rsidRDefault="00000000">
      <w:pPr>
        <w:spacing w:before="240" w:after="240"/>
        <w:rPr>
          <w:ins w:id="61" w:author="Light Net" w:date="2026-08-26T00:04:00Z"/>
        </w:rPr>
      </w:pPr>
      <w:ins w:id="62" w:author="Light Net" w:date="2026-08-26T00:04:00Z">
        <w:r>
          <w:t>That's a legitimate WP:GNG case: multiple, independent, reliable outlets, covering distinct projects over multiple years — not just one flash-in-the-pan mention. Forbes (ref 1) is only a passing name-drop, so I wouldn't lean on it for notability, but it's fine as a supporting cite.</w:t>
        </w:r>
      </w:ins>
    </w:p>
    <w:p w14:paraId="5839F0ED" w14:textId="77777777" w:rsidR="00C30F87" w:rsidRDefault="00000000">
      <w:pPr>
        <w:spacing w:before="240" w:after="240"/>
        <w:rPr>
          <w:ins w:id="63" w:author="Light Net" w:date="2026-08-26T00:04:00Z"/>
        </w:rPr>
      </w:pPr>
      <w:ins w:id="64" w:author="Light Net" w:date="2026-08-26T00:04:00Z">
        <w:r>
          <w:lastRenderedPageBreak/>
          <w:t xml:space="preserve">The rest of the sourcing (TED's own page, Sotheby's own page, ICA LA's own page, gallery award listings, Sched, FIG Bilbao) are all </w:t>
        </w:r>
        <w:r>
          <w:rPr>
            <w:b/>
            <w:bCs/>
            <w:rPrChange w:id="65" w:author="Light Net" w:date="2026-08-26T00:04:00Z">
              <w:rPr/>
            </w:rPrChange>
          </w:rPr>
          <w:t>primary sources</w:t>
        </w:r>
        <w:r>
          <w:t xml:space="preserve"> — fine for confirming a detail happened, but they don't count toward notability and an article leaning too heavily on them can look thin even when the underlying facts are true.</w:t>
        </w:r>
      </w:ins>
    </w:p>
    <w:p w14:paraId="5839F0EE" w14:textId="77777777" w:rsidR="00C30F87" w:rsidRPr="00C30F87" w:rsidRDefault="00000000">
      <w:pPr>
        <w:spacing w:before="240" w:after="240"/>
        <w:rPr>
          <w:ins w:id="66" w:author="Light Net" w:date="2026-08-26T00:04:00Z"/>
          <w:b/>
          <w:bCs/>
          <w:rPrChange w:id="67" w:author="Light Net" w:date="2026-08-26T00:04:00Z">
            <w:rPr>
              <w:ins w:id="68" w:author="Light Net" w:date="2026-08-26T00:04:00Z"/>
            </w:rPr>
          </w:rPrChange>
        </w:rPr>
      </w:pPr>
      <w:ins w:id="69" w:author="Light Net" w:date="2026-08-26T00:04:00Z">
        <w:r>
          <w:rPr>
            <w:b/>
            <w:bCs/>
            <w:rPrChange w:id="70" w:author="Light Net" w:date="2026-08-26T00:04:00Z">
              <w:rPr/>
            </w:rPrChange>
          </w:rPr>
          <w:t>My actual suggestion</w:t>
        </w:r>
      </w:ins>
    </w:p>
    <w:p w14:paraId="5839F0EF" w14:textId="77777777" w:rsidR="00C30F87" w:rsidRDefault="00000000">
      <w:pPr>
        <w:spacing w:before="240" w:after="240"/>
        <w:rPr>
          <w:ins w:id="71" w:author="Light Net" w:date="2026-08-26T00:04:00Z"/>
        </w:rPr>
      </w:pPr>
      <w:ins w:id="72" w:author="Light Net" w:date="2026-08-26T00:04:00Z">
        <w:r>
          <w:t>Restructure around your five strong sources rather than around a comprehensive CV. Concretely:</w:t>
        </w:r>
      </w:ins>
    </w:p>
    <w:p w14:paraId="5839F0F0" w14:textId="77777777" w:rsidR="00C30F87" w:rsidRDefault="00000000">
      <w:pPr>
        <w:numPr>
          <w:ilvl w:val="0"/>
          <w:numId w:val="1"/>
        </w:numPr>
        <w:spacing w:before="240"/>
        <w:rPr>
          <w:ins w:id="73" w:author="Light Net" w:date="2026-08-26T00:04:00Z"/>
        </w:rPr>
      </w:pPr>
      <w:ins w:id="74" w:author="Light Net" w:date="2026-08-26T00:04:00Z">
        <w:r>
          <w:t>Cut "Early life" to ~2 neutral sentences, drop the self-published-book-sourced genealogy entirely.</w:t>
        </w:r>
      </w:ins>
    </w:p>
    <w:p w14:paraId="5839F0F1" w14:textId="77777777" w:rsidR="00C30F87" w:rsidRDefault="00000000">
      <w:pPr>
        <w:numPr>
          <w:ilvl w:val="0"/>
          <w:numId w:val="1"/>
        </w:numPr>
        <w:rPr>
          <w:ins w:id="75" w:author="Light Net" w:date="2026-08-26T00:04:00Z"/>
        </w:rPr>
      </w:pPr>
      <w:ins w:id="76" w:author="Light Net" w:date="2026-08-26T00:04:00Z">
        <w:r>
          <w:t>Drop the Cincinnati Magazine citation.</w:t>
        </w:r>
      </w:ins>
    </w:p>
    <w:p w14:paraId="5839F0F2" w14:textId="77777777" w:rsidR="00C30F87" w:rsidRDefault="00000000">
      <w:pPr>
        <w:numPr>
          <w:ilvl w:val="0"/>
          <w:numId w:val="1"/>
        </w:numPr>
        <w:rPr>
          <w:ins w:id="77" w:author="Light Net" w:date="2026-08-26T00:04:00Z"/>
        </w:rPr>
      </w:pPr>
      <w:ins w:id="78" w:author="Light Net" w:date="2026-08-26T00:04:00Z">
        <w:r>
          <w:t>Rewrite the lead to state, in plain terms, why she's notable (VR sculpture, augmented reality art, White Mirror), not list every affiliation and honorable mention.</w:t>
        </w:r>
      </w:ins>
    </w:p>
    <w:p w14:paraId="5839F0F3" w14:textId="77777777" w:rsidR="00C30F87" w:rsidRDefault="00000000">
      <w:pPr>
        <w:numPr>
          <w:ilvl w:val="0"/>
          <w:numId w:val="1"/>
        </w:numPr>
        <w:spacing w:after="240"/>
        <w:rPr>
          <w:ins w:id="79" w:author="Light Net" w:date="2026-08-26T00:04:00Z"/>
        </w:rPr>
      </w:pPr>
      <w:ins w:id="80" w:author="Light Net" w:date="2026-08-26T00:04:00Z">
        <w:r>
          <w:t>Keep the career section but trim entries that rely solely on primary sources down to a sentence each, and make sure the Road to VR / VentureBeat / UploadVR / MediaShift / Wyoming Public Media coverage is the backbone.</w:t>
        </w:r>
      </w:ins>
    </w:p>
    <w:p w14:paraId="5839F0F4" w14:textId="77777777" w:rsidR="00C30F87" w:rsidRDefault="00000000">
      <w:pPr>
        <w:spacing w:before="240" w:after="240"/>
        <w:rPr>
          <w:ins w:id="81" w:author="Light Net" w:date="2026-08-26T00:04:00Z"/>
        </w:rPr>
      </w:pPr>
      <w:ins w:id="82" w:author="Light Net" w:date="2026-08-26T00:04:00Z">
        <w:r>
          <w:t>Want me to draft a rewritten lead paragraph and trimmed early-life section right now, based on this?</w:t>
        </w:r>
      </w:ins>
    </w:p>
    <w:p w14:paraId="5839F0F5" w14:textId="77777777" w:rsidR="00C30F87" w:rsidRDefault="00000000">
      <w:pPr>
        <w:spacing w:before="240" w:after="240"/>
        <w:rPr>
          <w:ins w:id="83" w:author="Light Net" w:date="2026-08-26T00:04:00Z"/>
        </w:rPr>
      </w:pPr>
      <w:ins w:id="84" w:author="Light Net" w:date="2026-08-26T00:04:00Z">
        <w:r>
          <w:t>Here's the body, trimmed section by section. I've kept full detail where the source is independent and substantial, and cut everything sourced only to primary/self-published material down to a sentence or removed it.</w:t>
        </w:r>
      </w:ins>
    </w:p>
    <w:p w14:paraId="5839F0F6" w14:textId="77777777" w:rsidR="00C30F87" w:rsidRPr="00C30F87" w:rsidRDefault="00000000">
      <w:pPr>
        <w:spacing w:before="240" w:after="240"/>
        <w:rPr>
          <w:ins w:id="85" w:author="Light Net" w:date="2026-08-26T00:04:00Z"/>
          <w:b/>
          <w:bCs/>
          <w:rPrChange w:id="86" w:author="Light Net" w:date="2026-08-26T00:04:00Z">
            <w:rPr>
              <w:ins w:id="87" w:author="Light Net" w:date="2026-08-26T00:04:00Z"/>
            </w:rPr>
          </w:rPrChange>
        </w:rPr>
      </w:pPr>
      <w:ins w:id="88" w:author="Light Net" w:date="2026-08-26T00:04:00Z">
        <w:r>
          <w:rPr>
            <w:b/>
            <w:bCs/>
            <w:rPrChange w:id="89" w:author="Light Net" w:date="2026-08-26T00:04:00Z">
              <w:rPr/>
            </w:rPrChange>
          </w:rPr>
          <w:t>Technology career</w:t>
        </w:r>
      </w:ins>
    </w:p>
    <w:p w14:paraId="5839F0F7" w14:textId="77777777" w:rsidR="00C30F87" w:rsidRPr="00C30F87" w:rsidRDefault="00000000">
      <w:pPr>
        <w:spacing w:before="240" w:after="240"/>
        <w:ind w:left="600" w:right="600"/>
        <w:rPr>
          <w:ins w:id="90" w:author="Light Net" w:date="2026-08-26T00:04:00Z"/>
          <w:i/>
          <w:iCs/>
          <w:rPrChange w:id="91" w:author="Light Net" w:date="2026-08-26T00:04:00Z">
            <w:rPr>
              <w:ins w:id="92" w:author="Light Net" w:date="2026-08-26T00:04:00Z"/>
            </w:rPr>
          </w:rPrChange>
        </w:rPr>
      </w:pPr>
      <w:ins w:id="93" w:author="Light Net" w:date="2026-08-26T00:04:00Z">
        <w:r>
          <w:t>After Northwestern, Caro worked in the technology industry, and by the early 2000s led the streaming team at Akamai Technologies' San Mateo office.</w:t>
        </w:r>
      </w:ins>
    </w:p>
    <w:p w14:paraId="5839F0F8" w14:textId="77777777" w:rsidR="00C30F87" w:rsidRPr="00C30F87" w:rsidRDefault="00000000">
      <w:pPr>
        <w:spacing w:before="240" w:after="240"/>
        <w:rPr>
          <w:ins w:id="94" w:author="Light Net" w:date="2026-08-26T00:04:00Z"/>
          <w:b/>
          <w:bCs/>
          <w:rPrChange w:id="95" w:author="Light Net" w:date="2026-08-26T00:04:00Z">
            <w:rPr>
              <w:ins w:id="96" w:author="Light Net" w:date="2026-08-26T00:04:00Z"/>
            </w:rPr>
          </w:rPrChange>
        </w:rPr>
      </w:pPr>
      <w:ins w:id="97" w:author="Light Net" w:date="2026-08-26T00:04:00Z">
        <w:r>
          <w:rPr>
            <w:b/>
            <w:bCs/>
            <w:rPrChange w:id="98" w:author="Light Net" w:date="2026-08-26T00:04:00Z">
              <w:rPr/>
            </w:rPrChange>
          </w:rPr>
          <w:t>2012: Córdoba street art</w:t>
        </w:r>
      </w:ins>
    </w:p>
    <w:p w14:paraId="5839F0F9" w14:textId="77777777" w:rsidR="00C30F87" w:rsidRDefault="00000000">
      <w:pPr>
        <w:spacing w:before="240" w:after="240"/>
        <w:ind w:left="600" w:right="600"/>
        <w:rPr>
          <w:ins w:id="99" w:author="Light Net" w:date="2026-08-26T00:04:00Z"/>
        </w:rPr>
      </w:pPr>
      <w:ins w:id="100" w:author="Light Net" w:date="2026-08-26T00:04:00Z">
        <w:r>
          <w:t xml:space="preserve">In 2012, working under her birth name Jenny Carden, Caro organized a </w:t>
        </w:r>
        <w:r>
          <w:rPr>
            <w:i/>
            <w:iCs/>
            <w:rPrChange w:id="101" w:author="Light Net" w:date="2026-08-26T00:04:00Z">
              <w:rPr/>
            </w:rPrChange>
          </w:rPr>
          <w:t>Before I Die</w:t>
        </w:r>
        <w:r>
          <w:t xml:space="preserve"> public-art wall in Córdoba, Argentina, part of the participatory project started by Candy Chang; the wall appeared in Chang's 2013 book </w:t>
        </w:r>
        <w:r>
          <w:rPr>
            <w:i/>
            <w:iCs/>
            <w:rPrChange w:id="102" w:author="Light Net" w:date="2026-08-26T00:04:00Z">
              <w:rPr/>
            </w:rPrChange>
          </w:rPr>
          <w:t>Before I Die</w:t>
        </w:r>
        <w:r>
          <w:t xml:space="preserve"> (St. Martin's Press). Later that year she took part in a collective street-art intervention at Córdoba's Mercado del Abasto, one of roughly 9,500 group actions worldwide registered under JR's Inside Out Project, covered by </w:t>
        </w:r>
        <w:r>
          <w:rPr>
            <w:i/>
            <w:iCs/>
            <w:rPrChange w:id="103" w:author="Light Net" w:date="2026-08-26T00:04:00Z">
              <w:rPr/>
            </w:rPrChange>
          </w:rPr>
          <w:t>Clutter Magazine</w:t>
        </w:r>
        <w:r>
          <w:t xml:space="preserve"> and the Spanish-language outlet </w:t>
        </w:r>
        <w:r>
          <w:rPr>
            <w:i/>
            <w:iCs/>
            <w:rPrChange w:id="104" w:author="Light Net" w:date="2026-08-26T00:04:00Z">
              <w:rPr/>
            </w:rPrChange>
          </w:rPr>
          <w:t>Escritos en la calle</w:t>
        </w:r>
        <w:r>
          <w:t>.</w:t>
        </w:r>
      </w:ins>
    </w:p>
    <w:p w14:paraId="5839F0FA" w14:textId="77777777" w:rsidR="00C30F87" w:rsidRPr="00C30F87" w:rsidRDefault="00000000">
      <w:pPr>
        <w:spacing w:before="240" w:after="240"/>
        <w:rPr>
          <w:ins w:id="105" w:author="Light Net" w:date="2026-08-26T00:04:00Z"/>
          <w:i/>
          <w:iCs/>
          <w:rPrChange w:id="106" w:author="Light Net" w:date="2026-08-26T00:04:00Z">
            <w:rPr>
              <w:ins w:id="107" w:author="Light Net" w:date="2026-08-26T00:04:00Z"/>
            </w:rPr>
          </w:rPrChange>
        </w:rPr>
      </w:pPr>
      <w:ins w:id="108" w:author="Light Net" w:date="2026-08-26T00:04:00Z">
        <w:r>
          <w:rPr>
            <w:i/>
            <w:iCs/>
            <w:rPrChange w:id="109" w:author="Light Net" w:date="2026-08-26T00:04:00Z">
              <w:rPr/>
            </w:rPrChange>
          </w:rPr>
          <w:t>(Kept largely intact — this has real independent coverage: Chang's book, Clutter Magazine, Escritos en la calle.)</w:t>
        </w:r>
      </w:ins>
    </w:p>
    <w:p w14:paraId="5839F0FB" w14:textId="77777777" w:rsidR="00C30F87" w:rsidRPr="00C30F87" w:rsidRDefault="00000000">
      <w:pPr>
        <w:spacing w:before="240" w:after="240"/>
        <w:rPr>
          <w:ins w:id="110" w:author="Light Net" w:date="2026-08-26T00:04:00Z"/>
          <w:b/>
          <w:bCs/>
          <w:i/>
          <w:iCs/>
          <w:rPrChange w:id="111" w:author="Light Net" w:date="2026-08-26T00:04:00Z">
            <w:rPr>
              <w:ins w:id="112" w:author="Light Net" w:date="2026-08-26T00:04:00Z"/>
            </w:rPr>
          </w:rPrChange>
        </w:rPr>
      </w:pPr>
      <w:ins w:id="113" w:author="Light Net" w:date="2026-08-26T00:04:00Z">
        <w:r>
          <w:rPr>
            <w:b/>
            <w:bCs/>
            <w:rPrChange w:id="114" w:author="Light Net" w:date="2026-08-26T00:04:00Z">
              <w:rPr/>
            </w:rPrChange>
          </w:rPr>
          <w:t xml:space="preserve">2015: </w:t>
        </w:r>
        <w:r>
          <w:rPr>
            <w:b/>
            <w:bCs/>
            <w:i/>
            <w:iCs/>
            <w:rPrChange w:id="115" w:author="Light Net" w:date="2026-08-26T00:04:00Z">
              <w:rPr/>
            </w:rPrChange>
          </w:rPr>
          <w:t>Presence</w:t>
        </w:r>
      </w:ins>
    </w:p>
    <w:p w14:paraId="5839F0FC" w14:textId="77777777" w:rsidR="00C30F87" w:rsidRDefault="00000000">
      <w:pPr>
        <w:spacing w:before="240" w:after="240"/>
        <w:ind w:left="600" w:right="600"/>
        <w:rPr>
          <w:ins w:id="116" w:author="Light Net" w:date="2026-08-26T00:04:00Z"/>
        </w:rPr>
      </w:pPr>
      <w:ins w:id="117" w:author="Light Net" w:date="2026-08-26T00:04:00Z">
        <w:r>
          <w:lastRenderedPageBreak/>
          <w:t xml:space="preserve">In March 2015, Caro opened </w:t>
        </w:r>
        <w:r>
          <w:rPr>
            <w:i/>
            <w:iCs/>
            <w:rPrChange w:id="118" w:author="Light Net" w:date="2026-08-26T00:04:00Z">
              <w:rPr/>
            </w:rPrChange>
          </w:rPr>
          <w:t>Presence</w:t>
        </w:r>
        <w:r>
          <w:t xml:space="preserve">, a solo exhibition at the District Gallery in Los Angeles featuring more than 20 life-sized ceramic raku sculptures depicting the history of VR headsets, from Ivan Sutherland's 1968 "Sword of Damocles" through devices like the Oculus Rift and Samsung Gear VR. The series was profiled by </w:t>
        </w:r>
        <w:r>
          <w:rPr>
            <w:i/>
            <w:iCs/>
            <w:rPrChange w:id="119" w:author="Light Net" w:date="2026-08-26T00:04:00Z">
              <w:rPr/>
            </w:rPrChange>
          </w:rPr>
          <w:t>Road to VR</w:t>
        </w:r>
        <w:r>
          <w:t>.</w:t>
        </w:r>
      </w:ins>
    </w:p>
    <w:p w14:paraId="5839F0FD" w14:textId="77777777" w:rsidR="00C30F87" w:rsidRPr="00C30F87" w:rsidRDefault="00000000">
      <w:pPr>
        <w:spacing w:before="240" w:after="240"/>
        <w:rPr>
          <w:ins w:id="120" w:author="Light Net" w:date="2026-08-26T00:04:00Z"/>
          <w:i/>
          <w:iCs/>
          <w:rPrChange w:id="121" w:author="Light Net" w:date="2026-08-26T00:04:00Z">
            <w:rPr>
              <w:ins w:id="122" w:author="Light Net" w:date="2026-08-26T00:04:00Z"/>
            </w:rPr>
          </w:rPrChange>
        </w:rPr>
      </w:pPr>
      <w:ins w:id="123" w:author="Light Net" w:date="2026-08-26T00:04:00Z">
        <w:r>
          <w:rPr>
            <w:i/>
            <w:iCs/>
            <w:rPrChange w:id="124" w:author="Light Net" w:date="2026-08-26T00:04:00Z">
              <w:rPr/>
            </w:rPrChange>
          </w:rPr>
          <w:t>(Cut the list of which sculptures resembled which named individuals — trivia, not independently verified beyond the one source, and borderline for a living-persons concern re: those individuals.)</w:t>
        </w:r>
      </w:ins>
    </w:p>
    <w:p w14:paraId="5839F0FE" w14:textId="77777777" w:rsidR="00C30F87" w:rsidRPr="00C30F87" w:rsidRDefault="00000000">
      <w:pPr>
        <w:spacing w:before="240" w:after="240"/>
        <w:rPr>
          <w:ins w:id="125" w:author="Light Net" w:date="2026-08-26T00:04:00Z"/>
          <w:b/>
          <w:bCs/>
          <w:rPrChange w:id="126" w:author="Light Net" w:date="2026-08-26T00:04:00Z">
            <w:rPr>
              <w:ins w:id="127" w:author="Light Net" w:date="2026-08-26T00:04:00Z"/>
            </w:rPr>
          </w:rPrChange>
        </w:rPr>
      </w:pPr>
      <w:ins w:id="128" w:author="Light Net" w:date="2026-08-26T00:04:00Z">
        <w:r>
          <w:rPr>
            <w:b/>
            <w:bCs/>
            <w:rPrChange w:id="129" w:author="Light Net" w:date="2026-08-26T00:04:00Z">
              <w:rPr/>
            </w:rPrChange>
          </w:rPr>
          <w:t>2016–2017: TEDx and Ink &amp; Clay</w:t>
        </w:r>
      </w:ins>
    </w:p>
    <w:p w14:paraId="5839F0FF" w14:textId="77777777" w:rsidR="00C30F87" w:rsidRDefault="00000000">
      <w:pPr>
        <w:spacing w:before="240" w:after="240"/>
        <w:ind w:left="600" w:right="600"/>
        <w:rPr>
          <w:ins w:id="130" w:author="Light Net" w:date="2026-08-26T00:04:00Z"/>
        </w:rPr>
      </w:pPr>
      <w:ins w:id="131" w:author="Light Net" w:date="2026-08-26T00:04:00Z">
        <w:r>
          <w:t>In 2016, Caro spoke at TEDxJacksonHole. Her augmented-reality linoprints received honorable mentions in the 2016 and 2017 Ink &amp; Clay juried competitions at California State Polytechnic University, Pomona.</w:t>
        </w:r>
      </w:ins>
    </w:p>
    <w:p w14:paraId="5839F100" w14:textId="77777777" w:rsidR="00C30F87" w:rsidRPr="00C30F87" w:rsidRDefault="00000000">
      <w:pPr>
        <w:spacing w:before="240" w:after="240"/>
        <w:rPr>
          <w:ins w:id="132" w:author="Light Net" w:date="2026-08-26T00:04:00Z"/>
          <w:i/>
          <w:iCs/>
          <w:rPrChange w:id="133" w:author="Light Net" w:date="2026-08-26T00:04:00Z">
            <w:rPr>
              <w:ins w:id="134" w:author="Light Net" w:date="2026-08-26T00:04:00Z"/>
            </w:rPr>
          </w:rPrChange>
        </w:rPr>
      </w:pPr>
      <w:ins w:id="135" w:author="Light Net" w:date="2026-08-26T00:04:00Z">
        <w:r>
          <w:rPr>
            <w:i/>
            <w:iCs/>
            <w:rPrChange w:id="136" w:author="Light Net" w:date="2026-08-26T00:04:00Z">
              <w:rPr/>
            </w:rPrChange>
          </w:rPr>
          <w:t>(Cut to one sentence each — TEDx talks and juried-show honorable mentions are primary-sourced and common; listing them at length inflates the CV feel without adding notability weight.)</w:t>
        </w:r>
      </w:ins>
    </w:p>
    <w:p w14:paraId="5839F101" w14:textId="77777777" w:rsidR="00C30F87" w:rsidRPr="00C30F87" w:rsidRDefault="00000000">
      <w:pPr>
        <w:spacing w:before="240" w:after="240"/>
        <w:rPr>
          <w:ins w:id="137" w:author="Light Net" w:date="2026-08-26T00:04:00Z"/>
          <w:b/>
          <w:bCs/>
          <w:rPrChange w:id="138" w:author="Light Net" w:date="2026-08-26T00:04:00Z">
            <w:rPr>
              <w:ins w:id="139" w:author="Light Net" w:date="2026-08-26T00:04:00Z"/>
            </w:rPr>
          </w:rPrChange>
        </w:rPr>
      </w:pPr>
      <w:ins w:id="140" w:author="Light Net" w:date="2026-08-26T00:04:00Z">
        <w:r>
          <w:rPr>
            <w:b/>
            <w:bCs/>
            <w:rPrChange w:id="141" w:author="Light Net" w:date="2026-08-26T00:04:00Z">
              <w:rPr/>
            </w:rPrChange>
          </w:rPr>
          <w:t>2017: "White Mirror"</w:t>
        </w:r>
      </w:ins>
    </w:p>
    <w:p w14:paraId="5839F102" w14:textId="77777777" w:rsidR="00C30F87" w:rsidRDefault="00000000">
      <w:pPr>
        <w:spacing w:before="240" w:after="240"/>
        <w:ind w:left="600" w:right="600"/>
        <w:rPr>
          <w:ins w:id="142" w:author="Light Net" w:date="2026-08-26T00:04:00Z"/>
        </w:rPr>
      </w:pPr>
      <w:ins w:id="143" w:author="Light Net" w:date="2026-08-26T00:04:00Z">
        <w:r>
          <w:t xml:space="preserve">In April 2017, Caro organized "White Mirror," a two-day event in Marina del Rey, California, in which about 100 participants produced short films and AR/VR works offering optimistic counterpoints to the Netflix series </w:t>
        </w:r>
        <w:r>
          <w:rPr>
            <w:i/>
            <w:iCs/>
            <w:rPrChange w:id="144" w:author="Light Net" w:date="2026-08-26T00:04:00Z">
              <w:rPr/>
            </w:rPrChange>
          </w:rPr>
          <w:t>Black Mirror</w:t>
        </w:r>
        <w:r>
          <w:t xml:space="preserve">. The event was covered by </w:t>
        </w:r>
        <w:r>
          <w:rPr>
            <w:i/>
            <w:iCs/>
            <w:rPrChange w:id="145" w:author="Light Net" w:date="2026-08-26T00:04:00Z">
              <w:rPr/>
            </w:rPrChange>
          </w:rPr>
          <w:t>VentureBeat</w:t>
        </w:r>
        <w:r>
          <w:t xml:space="preserve">, </w:t>
        </w:r>
        <w:r>
          <w:rPr>
            <w:i/>
            <w:iCs/>
            <w:rPrChange w:id="146" w:author="Light Net" w:date="2026-08-26T00:04:00Z">
              <w:rPr/>
            </w:rPrChange>
          </w:rPr>
          <w:t>UploadVR</w:t>
        </w:r>
        <w:r>
          <w:t xml:space="preserve">, and </w:t>
        </w:r>
        <w:r>
          <w:rPr>
            <w:i/>
            <w:iCs/>
            <w:rPrChange w:id="147" w:author="Light Net" w:date="2026-08-26T00:04:00Z">
              <w:rPr/>
            </w:rPrChange>
          </w:rPr>
          <w:t>MediaShift</w:t>
        </w:r>
        <w:r>
          <w:t>.</w:t>
        </w:r>
      </w:ins>
    </w:p>
    <w:p w14:paraId="5839F103" w14:textId="77777777" w:rsidR="00C30F87" w:rsidRPr="00C30F87" w:rsidRDefault="00000000">
      <w:pPr>
        <w:spacing w:before="240" w:after="240"/>
        <w:rPr>
          <w:ins w:id="148" w:author="Light Net" w:date="2026-08-26T00:04:00Z"/>
          <w:i/>
          <w:iCs/>
          <w:rPrChange w:id="149" w:author="Light Net" w:date="2026-08-26T00:04:00Z">
            <w:rPr>
              <w:ins w:id="150" w:author="Light Net" w:date="2026-08-26T00:04:00Z"/>
            </w:rPr>
          </w:rPrChange>
        </w:rPr>
      </w:pPr>
      <w:ins w:id="151" w:author="Light Net" w:date="2026-08-26T00:04:00Z">
        <w:r>
          <w:rPr>
            <w:i/>
            <w:iCs/>
            <w:rPrChange w:id="152" w:author="Light Net" w:date="2026-08-26T00:04:00Z">
              <w:rPr/>
            </w:rPrChange>
          </w:rPr>
          <w:t>(This is your strongest section — kept close to full, since it's the one with three independent outlets covering the same event.)</w:t>
        </w:r>
      </w:ins>
    </w:p>
    <w:p w14:paraId="5839F104" w14:textId="77777777" w:rsidR="00C30F87" w:rsidRPr="00C30F87" w:rsidRDefault="00000000">
      <w:pPr>
        <w:spacing w:before="240" w:after="240"/>
        <w:rPr>
          <w:ins w:id="153" w:author="Light Net" w:date="2026-08-26T00:04:00Z"/>
          <w:b/>
          <w:bCs/>
          <w:rPrChange w:id="154" w:author="Light Net" w:date="2026-08-26T00:04:00Z">
            <w:rPr>
              <w:ins w:id="155" w:author="Light Net" w:date="2026-08-26T00:04:00Z"/>
            </w:rPr>
          </w:rPrChange>
        </w:rPr>
      </w:pPr>
      <w:ins w:id="156" w:author="Light Net" w:date="2026-08-26T00:04:00Z">
        <w:r>
          <w:rPr>
            <w:b/>
            <w:bCs/>
            <w:rPrChange w:id="157" w:author="Light Net" w:date="2026-08-26T00:04:00Z">
              <w:rPr/>
            </w:rPrChange>
          </w:rPr>
          <w:t>2017: Sotheby's panel</w:t>
        </w:r>
      </w:ins>
    </w:p>
    <w:p w14:paraId="5839F105" w14:textId="77777777" w:rsidR="00C30F87" w:rsidRDefault="00000000">
      <w:pPr>
        <w:spacing w:before="240" w:after="240"/>
        <w:ind w:left="600" w:right="600"/>
        <w:rPr>
          <w:ins w:id="158" w:author="Light Net" w:date="2026-08-26T00:04:00Z"/>
        </w:rPr>
      </w:pPr>
      <w:ins w:id="159" w:author="Light Net" w:date="2026-08-26T00:04:00Z">
        <w:r>
          <w:t xml:space="preserve">In June 2017, Caro was a panelist on virtual reality art at </w:t>
        </w:r>
        <w:r>
          <w:rPr>
            <w:i/>
            <w:iCs/>
            <w:rPrChange w:id="160" w:author="Light Net" w:date="2026-08-26T00:04:00Z">
              <w:rPr/>
            </w:rPrChange>
          </w:rPr>
          <w:t>The Art of VR</w:t>
        </w:r>
        <w:r>
          <w:t>, a conference co-presented by Sotheby's, the VR Society, and AMD Radeon in New York.</w:t>
        </w:r>
      </w:ins>
    </w:p>
    <w:p w14:paraId="5839F106" w14:textId="77777777" w:rsidR="00C30F87" w:rsidRPr="00C30F87" w:rsidRDefault="00000000">
      <w:pPr>
        <w:spacing w:before="240" w:after="240"/>
        <w:rPr>
          <w:ins w:id="161" w:author="Light Net" w:date="2026-08-26T00:04:00Z"/>
          <w:i/>
          <w:iCs/>
          <w:rPrChange w:id="162" w:author="Light Net" w:date="2026-08-26T00:04:00Z">
            <w:rPr>
              <w:ins w:id="163" w:author="Light Net" w:date="2026-08-26T00:04:00Z"/>
            </w:rPr>
          </w:rPrChange>
        </w:rPr>
      </w:pPr>
      <w:ins w:id="164" w:author="Light Net" w:date="2026-08-26T00:04:00Z">
        <w:r>
          <w:rPr>
            <w:i/>
            <w:iCs/>
            <w:rPrChange w:id="165" w:author="Light Net" w:date="2026-08-26T00:04:00Z">
              <w:rPr/>
            </w:rPrChange>
          </w:rPr>
          <w:t>(Cut down hard — sourced only to Sotheby's own site and a conference schedule page; being on a panel isn't itself a notability marker.)</w:t>
        </w:r>
      </w:ins>
    </w:p>
    <w:p w14:paraId="5839F107" w14:textId="77777777" w:rsidR="00C30F87" w:rsidRPr="00C30F87" w:rsidRDefault="00000000">
      <w:pPr>
        <w:spacing w:before="240" w:after="240"/>
        <w:rPr>
          <w:ins w:id="166" w:author="Light Net" w:date="2026-08-26T00:04:00Z"/>
          <w:b/>
          <w:bCs/>
          <w:rPrChange w:id="167" w:author="Light Net" w:date="2026-08-26T00:04:00Z">
            <w:rPr>
              <w:ins w:id="168" w:author="Light Net" w:date="2026-08-26T00:04:00Z"/>
            </w:rPr>
          </w:rPrChange>
        </w:rPr>
      </w:pPr>
      <w:ins w:id="169" w:author="Light Net" w:date="2026-08-26T00:04:00Z">
        <w:r>
          <w:rPr>
            <w:b/>
            <w:bCs/>
            <w:rPrChange w:id="170" w:author="Light Net" w:date="2026-08-26T00:04:00Z">
              <w:rPr/>
            </w:rPrChange>
          </w:rPr>
          <w:t>2017: Jackson Hole residency</w:t>
        </w:r>
      </w:ins>
    </w:p>
    <w:p w14:paraId="5839F108" w14:textId="77777777" w:rsidR="00C30F87" w:rsidRDefault="00000000">
      <w:pPr>
        <w:spacing w:before="240" w:after="240"/>
        <w:ind w:left="600" w:right="600"/>
        <w:rPr>
          <w:ins w:id="171" w:author="Light Net" w:date="2026-08-26T00:04:00Z"/>
        </w:rPr>
      </w:pPr>
      <w:ins w:id="172" w:author="Light Net" w:date="2026-08-26T00:04:00Z">
        <w:r>
          <w:t>Later in 2017, Caro served as artist/futurist-in-residence with the nonprofit Jackson Hole WILD, teaching augmented-reality workshops at Arapahoe Schools on the Wind River Indian Reservation, reported by Wyoming Public Media.</w:t>
        </w:r>
      </w:ins>
    </w:p>
    <w:p w14:paraId="5839F109" w14:textId="77777777" w:rsidR="00C30F87" w:rsidRPr="00C30F87" w:rsidRDefault="00000000">
      <w:pPr>
        <w:spacing w:before="240" w:after="240"/>
        <w:rPr>
          <w:ins w:id="173" w:author="Light Net" w:date="2026-08-26T00:04:00Z"/>
          <w:i/>
          <w:iCs/>
          <w:rPrChange w:id="174" w:author="Light Net" w:date="2026-08-26T00:04:00Z">
            <w:rPr>
              <w:ins w:id="175" w:author="Light Net" w:date="2026-08-26T00:04:00Z"/>
            </w:rPr>
          </w:rPrChange>
        </w:rPr>
      </w:pPr>
      <w:ins w:id="176" w:author="Light Net" w:date="2026-08-26T00:04:00Z">
        <w:r>
          <w:rPr>
            <w:i/>
            <w:iCs/>
            <w:rPrChange w:id="177" w:author="Light Net" w:date="2026-08-26T00:04:00Z">
              <w:rPr/>
            </w:rPrChange>
          </w:rPr>
          <w:t>(Kept — independent, substantive coverage.)</w:t>
        </w:r>
      </w:ins>
    </w:p>
    <w:p w14:paraId="5839F10A" w14:textId="77777777" w:rsidR="00C30F87" w:rsidRPr="00C30F87" w:rsidRDefault="00000000">
      <w:pPr>
        <w:spacing w:before="240" w:after="240"/>
        <w:rPr>
          <w:ins w:id="178" w:author="Light Net" w:date="2026-08-26T00:04:00Z"/>
          <w:b/>
          <w:bCs/>
          <w:rPrChange w:id="179" w:author="Light Net" w:date="2026-08-26T00:04:00Z">
            <w:rPr>
              <w:ins w:id="180" w:author="Light Net" w:date="2026-08-26T00:04:00Z"/>
            </w:rPr>
          </w:rPrChange>
        </w:rPr>
      </w:pPr>
      <w:ins w:id="181" w:author="Light Net" w:date="2026-08-26T00:04:00Z">
        <w:r>
          <w:rPr>
            <w:b/>
            <w:bCs/>
            <w:rPrChange w:id="182" w:author="Light Net" w:date="2026-08-26T00:04:00Z">
              <w:rPr/>
            </w:rPrChange>
          </w:rPr>
          <w:lastRenderedPageBreak/>
          <w:t>2018–2022: later exhibitions</w:t>
        </w:r>
      </w:ins>
    </w:p>
    <w:p w14:paraId="5839F10B" w14:textId="77777777" w:rsidR="00C30F87" w:rsidRDefault="00000000">
      <w:pPr>
        <w:spacing w:before="240" w:after="240"/>
        <w:ind w:left="600" w:right="600"/>
        <w:rPr>
          <w:ins w:id="183" w:author="Light Net" w:date="2026-08-26T00:04:00Z"/>
        </w:rPr>
      </w:pPr>
      <w:ins w:id="184" w:author="Light Net" w:date="2026-08-26T00:04:00Z">
        <w:r>
          <w:t xml:space="preserve">Caro has since participated in group exhibitions and fairs including </w:t>
        </w:r>
        <w:r>
          <w:rPr>
            <w:i/>
            <w:iCs/>
            <w:rPrChange w:id="185" w:author="Light Net" w:date="2026-08-26T00:04:00Z">
              <w:rPr/>
            </w:rPrChange>
          </w:rPr>
          <w:t>Agency of Assets: Reality Augmented</w:t>
        </w:r>
        <w:r>
          <w:t xml:space="preserve">at the Institute of Contemporary Art, Los Angeles (2018–19); the Feria de Arte Córdoba (2021); </w:t>
        </w:r>
        <w:r>
          <w:rPr>
            <w:i/>
            <w:iCs/>
            <w:rPrChange w:id="186" w:author="Light Net" w:date="2026-08-26T00:04:00Z">
              <w:rPr/>
            </w:rPrChange>
          </w:rPr>
          <w:t>Nuestro estilo cordobés</w:t>
        </w:r>
        <w:r>
          <w:t xml:space="preserve"> in Córdoba (2022), covered by </w:t>
        </w:r>
        <w:r>
          <w:rPr>
            <w:i/>
            <w:iCs/>
            <w:rPrChange w:id="187" w:author="Light Net" w:date="2026-08-26T00:04:00Z">
              <w:rPr/>
            </w:rPrChange>
          </w:rPr>
          <w:t>La Voz del Interior</w:t>
        </w:r>
        <w:r>
          <w:t>; and FIG Bilbao in Spain (2022).</w:t>
        </w:r>
      </w:ins>
    </w:p>
    <w:p w14:paraId="5839F10C" w14:textId="77777777" w:rsidR="00C30F87" w:rsidRPr="00C30F87" w:rsidRDefault="00000000">
      <w:pPr>
        <w:spacing w:before="240" w:after="240"/>
        <w:rPr>
          <w:ins w:id="188" w:author="Light Net" w:date="2026-08-26T00:04:00Z"/>
          <w:i/>
          <w:iCs/>
          <w:rPrChange w:id="189" w:author="Light Net" w:date="2026-08-26T00:04:00Z">
            <w:rPr>
              <w:ins w:id="190" w:author="Light Net" w:date="2026-08-26T00:04:00Z"/>
            </w:rPr>
          </w:rPrChange>
        </w:rPr>
      </w:pPr>
      <w:ins w:id="191" w:author="Light Net" w:date="2026-08-26T00:04:00Z">
        <w:r>
          <w:rPr>
            <w:i/>
            <w:iCs/>
            <w:rPrChange w:id="192" w:author="Light Net" w:date="2026-08-26T00:04:00Z">
              <w:rPr/>
            </w:rPrChange>
          </w:rPr>
          <w:t>(Compressed five subsections into one paragraph. The La Voz del Interior pieces are independent and worth a mention; ICA LA, FIG Bilbao, and the fair listings are primary-sourced venue pages, so they're named but not elaborated.)</w:t>
        </w:r>
      </w:ins>
    </w:p>
    <w:p w14:paraId="5839F10D" w14:textId="77777777" w:rsidR="00C30F87" w:rsidRPr="00C30F87" w:rsidRDefault="00000000">
      <w:pPr>
        <w:spacing w:before="240" w:after="240"/>
        <w:rPr>
          <w:ins w:id="193" w:author="Light Net" w:date="2026-08-26T00:04:00Z"/>
          <w:b/>
          <w:bCs/>
          <w:rPrChange w:id="194" w:author="Light Net" w:date="2026-08-26T00:04:00Z">
            <w:rPr>
              <w:ins w:id="195" w:author="Light Net" w:date="2026-08-26T00:04:00Z"/>
            </w:rPr>
          </w:rPrChange>
        </w:rPr>
      </w:pPr>
      <w:ins w:id="196" w:author="Light Net" w:date="2026-08-26T00:04:00Z">
        <w:r>
          <w:rPr>
            <w:b/>
            <w:bCs/>
            <w:rPrChange w:id="197" w:author="Light Net" w:date="2026-08-26T00:04:00Z">
              <w:rPr/>
            </w:rPrChange>
          </w:rPr>
          <w:t>LightNet / Dream Machine / Fashion Lab Sedona</w:t>
        </w:r>
      </w:ins>
    </w:p>
    <w:p w14:paraId="5839F10E" w14:textId="77777777" w:rsidR="00C30F87" w:rsidRDefault="00000000">
      <w:pPr>
        <w:spacing w:before="240" w:after="240"/>
        <w:ind w:left="600" w:right="600"/>
        <w:rPr>
          <w:ins w:id="198" w:author="Light Net" w:date="2026-08-26T00:04:00Z"/>
        </w:rPr>
      </w:pPr>
      <w:ins w:id="199" w:author="Light Net" w:date="2026-08-26T00:04:00Z">
        <w:r>
          <w:t>Caro founded LightNet (formally Wisdom Age Metaverse), a 501(c)(3) nonprofit in Sedona, Arizona, under which she runs the Dream Machine, a program supporting NFT-based art projects, and Fashion Lab Sedona, an annual sustainable-fashion "create-a-thon" and runway show.</w:t>
        </w:r>
      </w:ins>
    </w:p>
    <w:p w14:paraId="5839F10F" w14:textId="77777777" w:rsidR="00C30F87" w:rsidRPr="00C30F87" w:rsidRDefault="00000000">
      <w:pPr>
        <w:spacing w:before="240" w:after="240"/>
        <w:rPr>
          <w:ins w:id="200" w:author="Light Net" w:date="2026-08-26T00:04:00Z"/>
          <w:i/>
          <w:iCs/>
          <w:rPrChange w:id="201" w:author="Light Net" w:date="2026-08-26T00:04:00Z">
            <w:rPr>
              <w:ins w:id="202" w:author="Light Net" w:date="2026-08-26T00:04:00Z"/>
            </w:rPr>
          </w:rPrChange>
        </w:rPr>
      </w:pPr>
      <w:ins w:id="203" w:author="Light Net" w:date="2026-08-26T00:04:00Z">
        <w:r>
          <w:rPr>
            <w:i/>
            <w:iCs/>
            <w:rPrChange w:id="204" w:author="Light Net" w:date="2026-08-26T00:04:00Z">
              <w:rPr/>
            </w:rPrChange>
          </w:rPr>
          <w:t>(Condensed three subsections into one paragraph — none of this is independently sourced beyond a single local newspaper piece on Fashion Lab Sedona, so it reads as organizational description rather than notability-bearing coverage.)</w:t>
        </w:r>
      </w:ins>
    </w:p>
    <w:p w14:paraId="5839F110" w14:textId="77777777" w:rsidR="00C30F87" w:rsidRPr="00C30F87" w:rsidRDefault="00000000">
      <w:pPr>
        <w:spacing w:before="240" w:after="240"/>
        <w:rPr>
          <w:ins w:id="205" w:author="Light Net" w:date="2026-08-26T00:04:00Z"/>
          <w:b/>
          <w:bCs/>
          <w:rPrChange w:id="206" w:author="Light Net" w:date="2026-08-26T00:04:00Z">
            <w:rPr>
              <w:ins w:id="207" w:author="Light Net" w:date="2026-08-26T00:04:00Z"/>
            </w:rPr>
          </w:rPrChange>
        </w:rPr>
      </w:pPr>
      <w:ins w:id="208" w:author="Light Net" w:date="2026-08-26T00:04:00Z">
        <w:r>
          <w:rPr>
            <w:b/>
            <w:bCs/>
            <w:rPrChange w:id="209" w:author="Light Net" w:date="2026-08-26T00:04:00Z">
              <w:rPr/>
            </w:rPrChange>
          </w:rPr>
          <w:t>Personal life</w:t>
        </w:r>
      </w:ins>
    </w:p>
    <w:p w14:paraId="5839F111" w14:textId="77777777" w:rsidR="00C30F87" w:rsidRDefault="00000000">
      <w:pPr>
        <w:spacing w:before="240" w:after="240"/>
        <w:ind w:left="600" w:right="600"/>
        <w:rPr>
          <w:ins w:id="210" w:author="Light Net" w:date="2026-08-26T00:04:00Z"/>
        </w:rPr>
      </w:pPr>
      <w:ins w:id="211" w:author="Light Net" w:date="2026-08-26T00:04:00Z">
        <w:r>
          <w:t>Caro married Argentine computer engineer Lucas Caro in 2008; the couple divorced in 2026 and have one son. She has used the professional name Zenka since 2012 and legally changed her name to Zenka 2038 Caro in 2021. As of 2026 she lives in Sedona, Arizona.</w:t>
        </w:r>
      </w:ins>
    </w:p>
    <w:p w14:paraId="5839F112" w14:textId="77777777" w:rsidR="00C30F87" w:rsidRPr="00C30F87" w:rsidRDefault="00000000">
      <w:pPr>
        <w:spacing w:before="240" w:after="240"/>
        <w:rPr>
          <w:ins w:id="212" w:author="Light Net" w:date="2026-08-26T00:04:00Z"/>
          <w:i/>
          <w:iCs/>
          <w:rPrChange w:id="213" w:author="Light Net" w:date="2026-08-26T00:04:00Z">
            <w:rPr>
              <w:ins w:id="214" w:author="Light Net" w:date="2026-08-26T00:04:00Z"/>
            </w:rPr>
          </w:rPrChange>
        </w:rPr>
      </w:pPr>
      <w:ins w:id="215" w:author="Light Net" w:date="2026-08-26T00:04:00Z">
        <w:r>
          <w:rPr>
            <w:i/>
            <w:iCs/>
            <w:rPrChange w:id="216" w:author="Light Net" w:date="2026-08-26T00:04:00Z">
              <w:rPr/>
            </w:rPrChange>
          </w:rPr>
          <w:t>(Kept short — cut the "moved to South America and settled in Córdoba" scene-setting, since it's redundant with career section and sourced only to the memoir.)</w:t>
        </w:r>
      </w:ins>
    </w:p>
    <w:p w14:paraId="5839F113" w14:textId="77777777" w:rsidR="00C30F87" w:rsidRDefault="00000000">
      <w:pPr>
        <w:spacing w:before="240" w:after="240"/>
        <w:rPr>
          <w:ins w:id="217" w:author="Light Net" w:date="2026-08-26T00:04:00Z"/>
        </w:rPr>
      </w:pPr>
      <w:ins w:id="218" w:author="Light Net" w:date="2026-08-26T00:04:00Z">
        <w:r>
          <w:rPr>
            <w:b/>
            <w:bCs/>
            <w:rPrChange w:id="219" w:author="Light Net" w:date="2026-08-26T00:04:00Z">
              <w:rPr/>
            </w:rPrChange>
          </w:rPr>
          <w:t>Net effect:</w:t>
        </w:r>
        <w:r>
          <w:t xml:space="preserve"> the article goes from reading like an exhaustive CV with a family-history detour to a tighter piece anchored on the roughly five real journalistic sources you have (Road to VR, VentureBeat, UploadVR, MediaShift, Wyoming Public Media, plus Chang's book and the two La Voz del Interior pieces). That's a genuinely defensible GNG case. I'd resubmit with an edit summary noting you've addressed the "written like a résumé" tag, since that's the literal maintenance template currently on the page — reviewers often check whether the flagged issue was actually fixed before diving into the rest.</w:t>
        </w:r>
      </w:ins>
    </w:p>
    <w:p w14:paraId="5839F114" w14:textId="77777777" w:rsidR="00C30F87" w:rsidRDefault="00C30F87"/>
    <w:sectPr w:rsidR="00C30F87">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Light Net" w:date="2026-08-26T00:00:00Z" w:initials="">
    <w:p w14:paraId="5839F115" w14:textId="77777777" w:rsidR="00C30F87" w:rsidRDefault="00726AC5">
      <w:pPr>
        <w:widowControl w:val="0"/>
        <w:pBdr>
          <w:top w:val="nil"/>
          <w:left w:val="nil"/>
          <w:bottom w:val="nil"/>
          <w:right w:val="nil"/>
          <w:between w:val="nil"/>
        </w:pBdr>
        <w:spacing w:line="240" w:lineRule="auto"/>
        <w:rPr>
          <w:color w:val="000000"/>
        </w:rPr>
      </w:pPr>
      <w:r>
        <w:rPr>
          <w:rStyle w:val="CommentReference"/>
        </w:rPr>
        <w:annotationRef/>
      </w:r>
      <w:r>
        <w:rPr>
          <w:color w:val="000000"/>
        </w:rPr>
        <w:t>Seems insignificant for the top paragraph</w:t>
      </w:r>
    </w:p>
  </w:comment>
  <w:comment w:id="0" w:author="Light Net" w:date="2026-08-26T00:01:00Z" w:initials="">
    <w:p w14:paraId="5839F116" w14:textId="77777777" w:rsidR="00C30F87" w:rsidRDefault="00726AC5">
      <w:pPr>
        <w:widowControl w:val="0"/>
        <w:pBdr>
          <w:top w:val="nil"/>
          <w:left w:val="nil"/>
          <w:bottom w:val="nil"/>
          <w:right w:val="nil"/>
          <w:between w:val="nil"/>
        </w:pBdr>
        <w:spacing w:line="240" w:lineRule="auto"/>
        <w:rPr>
          <w:color w:val="000000"/>
        </w:rPr>
      </w:pPr>
      <w:r>
        <w:rPr>
          <w:rStyle w:val="CommentReference"/>
        </w:rPr>
        <w:annotationRef/>
      </w:r>
      <w:r>
        <w:rPr>
          <w:color w:val="000000"/>
        </w:rPr>
        <w:t>Maybe not needed</w:t>
      </w:r>
    </w:p>
  </w:comment>
  <w:comment w:id="9" w:author="Light Net" w:date="2026-08-26T00:00:00Z" w:initials="">
    <w:p w14:paraId="5839F117" w14:textId="77777777" w:rsidR="00C30F87" w:rsidRDefault="00726AC5">
      <w:pPr>
        <w:widowControl w:val="0"/>
        <w:pBdr>
          <w:top w:val="nil"/>
          <w:left w:val="nil"/>
          <w:bottom w:val="nil"/>
          <w:right w:val="nil"/>
          <w:between w:val="nil"/>
        </w:pBdr>
        <w:spacing w:line="240" w:lineRule="auto"/>
        <w:rPr>
          <w:color w:val="000000"/>
        </w:rPr>
      </w:pPr>
      <w:r>
        <w:rPr>
          <w:rStyle w:val="CommentReference"/>
        </w:rPr>
        <w:annotationRef/>
      </w:r>
      <w:r>
        <w:rPr>
          <w:color w:val="000000"/>
        </w:rPr>
        <w:t>Missing period</w:t>
      </w:r>
    </w:p>
  </w:comment>
  <w:comment w:id="11" w:author="Light Net" w:date="2026-08-26T00:00:00Z" w:initials="">
    <w:p w14:paraId="5839F118" w14:textId="77777777" w:rsidR="00C30F87" w:rsidRDefault="00726AC5">
      <w:pPr>
        <w:widowControl w:val="0"/>
        <w:pBdr>
          <w:top w:val="nil"/>
          <w:left w:val="nil"/>
          <w:bottom w:val="nil"/>
          <w:right w:val="nil"/>
          <w:between w:val="nil"/>
        </w:pBdr>
        <w:spacing w:line="240" w:lineRule="auto"/>
        <w:rPr>
          <w:color w:val="000000"/>
        </w:rPr>
      </w:pPr>
      <w:r>
        <w:rPr>
          <w:rStyle w:val="CommentReference"/>
        </w:rPr>
        <w:annotationRef/>
      </w:r>
      <w:r>
        <w:rPr>
          <w:color w:val="000000"/>
        </w:rPr>
        <w:t>Why isn't this cited?</w:t>
      </w:r>
    </w:p>
  </w:comment>
  <w:comment w:id="27" w:author="Light Net" w:date="2026-08-25T23:59:00Z" w:initials="">
    <w:p w14:paraId="5839F119" w14:textId="77777777" w:rsidR="00C30F87" w:rsidRDefault="00726AC5">
      <w:pPr>
        <w:widowControl w:val="0"/>
        <w:pBdr>
          <w:top w:val="nil"/>
          <w:left w:val="nil"/>
          <w:bottom w:val="nil"/>
          <w:right w:val="nil"/>
          <w:between w:val="nil"/>
        </w:pBdr>
        <w:spacing w:line="240" w:lineRule="auto"/>
        <w:rPr>
          <w:color w:val="000000"/>
        </w:rPr>
      </w:pPr>
      <w:r>
        <w:rPr>
          <w:rStyle w:val="CommentReference"/>
        </w:rPr>
        <w:annotationRef/>
      </w:r>
      <w:r>
        <w:rPr>
          <w:color w:val="000000"/>
        </w:rPr>
        <w:t>Any way to cite this book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39F115" w15:done="0"/>
  <w15:commentEx w15:paraId="5839F116" w15:done="0"/>
  <w15:commentEx w15:paraId="5839F117" w15:done="0"/>
  <w15:commentEx w15:paraId="5839F118" w15:done="0"/>
  <w15:commentEx w15:paraId="5839F11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39F115" w16cid:durableId="5839F116"/>
  <w16cid:commentId w16cid:paraId="5839F116" w16cid:durableId="5839F117"/>
  <w16cid:commentId w16cid:paraId="5839F117" w16cid:durableId="5839F118"/>
  <w16cid:commentId w16cid:paraId="5839F118" w16cid:durableId="5839F115"/>
  <w16cid:commentId w16cid:paraId="5839F119" w16cid:durableId="5839F1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1" w:fontKey="{7A90C135-E614-499A-BFE7-B44D019601E3}"/>
  </w:font>
  <w:font w:name="Calibri">
    <w:panose1 w:val="020F0502020204030204"/>
    <w:charset w:val="00"/>
    <w:family w:val="swiss"/>
    <w:pitch w:val="variable"/>
    <w:sig w:usb0="E4002EFF" w:usb1="C200247B" w:usb2="00000009" w:usb3="00000000" w:csb0="000001FF" w:csb1="00000000"/>
    <w:embedRegular r:id="rId2" w:fontKey="{6C720594-2BED-44A2-AB9A-4099CCE1C02A}"/>
  </w:font>
  <w:font w:name="Cambria">
    <w:panose1 w:val="02040503050406030204"/>
    <w:charset w:val="00"/>
    <w:family w:val="roman"/>
    <w:pitch w:val="variable"/>
    <w:sig w:usb0="E00006FF" w:usb1="420024FF" w:usb2="02000000" w:usb3="00000000" w:csb0="0000019F" w:csb1="00000000"/>
    <w:embedRegular r:id="rId3" w:fontKey="{3C5C5C0F-BC03-4F78-AE83-EE884795645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F7F43"/>
    <w:multiLevelType w:val="multilevel"/>
    <w:tmpl w:val="12F0C036"/>
    <w:lvl w:ilvl="0">
      <w:start w:val="1"/>
      <w:numFmt w:val="decimal"/>
      <w:lvlText w:val="%1."/>
      <w:lvlJc w:val="left"/>
      <w:pPr>
        <w:ind w:left="720" w:hanging="360"/>
      </w:pPr>
      <w:rPr>
        <w:b w:val="0"/>
        <w:bCs w:val="0"/>
        <w:i w:val="0"/>
        <w:iCs w:val="0"/>
        <w:smallCaps w:val="0"/>
        <w:strike w:val="0"/>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1CD1CFC"/>
    <w:multiLevelType w:val="multilevel"/>
    <w:tmpl w:val="E4007A5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66003A3"/>
    <w:multiLevelType w:val="multilevel"/>
    <w:tmpl w:val="7C96F9FC"/>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3E53522"/>
    <w:multiLevelType w:val="multilevel"/>
    <w:tmpl w:val="27FEBAB6"/>
    <w:lvl w:ilvl="0">
      <w:start w:val="1"/>
      <w:numFmt w:val="bullet"/>
      <w:lvlText w:val="●"/>
      <w:lvlJc w:val="left"/>
      <w:pPr>
        <w:ind w:left="720" w:hanging="360"/>
      </w:pPr>
      <w:rPr>
        <w:rFonts w:ascii="Arial" w:eastAsia="Arial" w:hAnsi="Arial" w:cs="Arial"/>
        <w:b w:val="0"/>
        <w:bCs w:val="0"/>
        <w:i w:val="0"/>
        <w:iCs w:val="0"/>
        <w:smallCaps w:val="0"/>
        <w:strike w:val="0"/>
        <w:color w:val="2021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6119290">
    <w:abstractNumId w:val="1"/>
  </w:num>
  <w:num w:numId="2" w16cid:durableId="835996496">
    <w:abstractNumId w:val="2"/>
  </w:num>
  <w:num w:numId="3" w16cid:durableId="355545929">
    <w:abstractNumId w:val="3"/>
  </w:num>
  <w:num w:numId="4" w16cid:durableId="1857889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F87"/>
    <w:rsid w:val="00031883"/>
    <w:rsid w:val="006403E4"/>
    <w:rsid w:val="00726AC5"/>
    <w:rsid w:val="009E4B20"/>
    <w:rsid w:val="00C30F87"/>
    <w:rsid w:val="00DC21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9F08D"/>
  <w15:docId w15:val="{009295C7-C6E1-40D8-9C05-3BD12F7A5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726AC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en.wikipedia.org/wiki/Draft:Zenka_Caro" TargetMode="External"/><Relationship Id="rId21" Type="http://schemas.openxmlformats.org/officeDocument/2006/relationships/hyperlink" Target="https://en.wikipedia.org/wiki/Draft:Zenka_Caro" TargetMode="External"/><Relationship Id="rId42" Type="http://schemas.openxmlformats.org/officeDocument/2006/relationships/hyperlink" Target="https://en.wikipedia.org/wiki/Draft:Zenka_Caro" TargetMode="External"/><Relationship Id="rId47" Type="http://schemas.openxmlformats.org/officeDocument/2006/relationships/hyperlink" Target="https://en.wikipedia.org/wiki/Draft:Zenka_Caro" TargetMode="External"/><Relationship Id="rId63" Type="http://schemas.openxmlformats.org/officeDocument/2006/relationships/hyperlink" Target="https://venturebeat.com/business/futurists-want-to-transform-black-mirrors-dystopia-into-something-better/" TargetMode="External"/><Relationship Id="rId68" Type="http://schemas.openxmlformats.org/officeDocument/2006/relationships/hyperlink" Target="https://www.lavoz.com.ar/vos/artes/los-nft-en-la-feria-de-arte-cordoba/" TargetMode="External"/><Relationship Id="rId16" Type="http://schemas.openxmlformats.org/officeDocument/2006/relationships/hyperlink" Target="https://en.wikipedia.org/wiki/Draft:Zenka_Caro" TargetMode="External"/><Relationship Id="rId11" Type="http://schemas.openxmlformats.org/officeDocument/2006/relationships/hyperlink" Target="https://en.wikipedia.org/wiki/Augmented_reality" TargetMode="External"/><Relationship Id="rId32" Type="http://schemas.openxmlformats.org/officeDocument/2006/relationships/hyperlink" Target="https://en.wikipedia.org/wiki/Draft:Zenka_Caro" TargetMode="External"/><Relationship Id="rId37" Type="http://schemas.openxmlformats.org/officeDocument/2006/relationships/hyperlink" Target="https://en.wikipedia.org/wiki/New_York_City" TargetMode="External"/><Relationship Id="rId53" Type="http://schemas.openxmlformats.org/officeDocument/2006/relationships/hyperlink" Target="https://en.wikipedia.org/wiki/Gannett" TargetMode="External"/><Relationship Id="rId58" Type="http://schemas.openxmlformats.org/officeDocument/2006/relationships/hyperlink" Target="https://www.ted.com/tedx/events/18491" TargetMode="External"/><Relationship Id="rId74" Type="http://schemas.openxmlformats.org/officeDocument/2006/relationships/hyperlink" Target="https://figonlinefair.com/galeria/galeria-nodo940-the-dream-machine-politena/" TargetMode="External"/><Relationship Id="rId79" Type="http://schemas.openxmlformats.org/officeDocument/2006/relationships/hyperlink" Target="https://www.youtube.com/watch?v=2FA-IuDTMjE" TargetMode="External"/><Relationship Id="rId5" Type="http://schemas.openxmlformats.org/officeDocument/2006/relationships/webSettings" Target="webSettings.xml"/><Relationship Id="rId61" Type="http://schemas.openxmlformats.org/officeDocument/2006/relationships/hyperlink" Target="http://mediashift.org/2017/04/la-storytelling-futurists-use-augmented-reality-turn-mirror-white/" TargetMode="External"/><Relationship Id="rId19" Type="http://schemas.openxmlformats.org/officeDocument/2006/relationships/hyperlink" Target="https://en.wikipedia.org/wiki/Draft:Zenka_Caro" TargetMode="External"/><Relationship Id="rId14" Type="http://schemas.microsoft.com/office/2011/relationships/commentsExtended" Target="commentsExtended.xml"/><Relationship Id="rId22" Type="http://schemas.openxmlformats.org/officeDocument/2006/relationships/hyperlink" Target="https://en.wikipedia.org/wiki/Draft:Zenka_Caro" TargetMode="External"/><Relationship Id="rId27" Type="http://schemas.openxmlformats.org/officeDocument/2006/relationships/hyperlink" Target="https://en.wikipedia.org/wiki/Draft:Zenka_Caro" TargetMode="External"/><Relationship Id="rId30" Type="http://schemas.openxmlformats.org/officeDocument/2006/relationships/hyperlink" Target="https://en.wikipedia.org/wiki/Draft:Zenka_Caro" TargetMode="External"/><Relationship Id="rId35" Type="http://schemas.openxmlformats.org/officeDocument/2006/relationships/hyperlink" Target="https://en.wikipedia.org/wiki/Draft:Zenka_Caro" TargetMode="External"/><Relationship Id="rId43" Type="http://schemas.openxmlformats.org/officeDocument/2006/relationships/hyperlink" Target="https://en.wikipedia.org/wiki/Draft:Zenka_Caro" TargetMode="External"/><Relationship Id="rId48" Type="http://schemas.openxmlformats.org/officeDocument/2006/relationships/hyperlink" Target="https://en.wikipedia.org/wiki/Draft:Zenka_Caro" TargetMode="External"/><Relationship Id="rId56" Type="http://schemas.openxmlformats.org/officeDocument/2006/relationships/hyperlink" Target="https://www.escritosenlacalle.com/blog.php?pagina=17&amp;Blog=103" TargetMode="External"/><Relationship Id="rId64" Type="http://schemas.openxmlformats.org/officeDocument/2006/relationships/hyperlink" Target="https://www.sothebys.com/en/videos/vr-society-presents-the-art-of-vr-at-sothebys" TargetMode="External"/><Relationship Id="rId69" Type="http://schemas.openxmlformats.org/officeDocument/2006/relationships/hyperlink" Target="https://en.wikipedia.org/wiki/La_Voz_del_Interior" TargetMode="External"/><Relationship Id="rId77" Type="http://schemas.openxmlformats.org/officeDocument/2006/relationships/hyperlink" Target="https://lightnet.org/" TargetMode="External"/><Relationship Id="rId8" Type="http://schemas.openxmlformats.org/officeDocument/2006/relationships/hyperlink" Target="https://en.wikipedia.org/wiki/Raku_ware" TargetMode="External"/><Relationship Id="rId51" Type="http://schemas.openxmlformats.org/officeDocument/2006/relationships/hyperlink" Target="https://en.wikipedia.org/wiki/Gannett" TargetMode="External"/><Relationship Id="rId72" Type="http://schemas.openxmlformats.org/officeDocument/2006/relationships/hyperlink" Target="https://www.lavoz.com.ar/vos/artes/faro-se-muestra-mas-de-20-galerias-locales-presentan-obras-de-gran-formato-en-la-legislatura/"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en.wikipedia.org/wiki/Black_Mirror" TargetMode="External"/><Relationship Id="rId17" Type="http://schemas.openxmlformats.org/officeDocument/2006/relationships/hyperlink" Target="https://en.wikipedia.org/wiki/Draft:Zenka_Caro" TargetMode="External"/><Relationship Id="rId25" Type="http://schemas.openxmlformats.org/officeDocument/2006/relationships/hyperlink" Target="https://en.wikipedia.org/wiki/Draft:Zenka_Caro" TargetMode="External"/><Relationship Id="rId33" Type="http://schemas.openxmlformats.org/officeDocument/2006/relationships/hyperlink" Target="https://en.wikipedia.org/wiki/Draft:Zenka_Caro" TargetMode="External"/><Relationship Id="rId38" Type="http://schemas.openxmlformats.org/officeDocument/2006/relationships/hyperlink" Target="https://en.wikipedia.org/wiki/San_Jose,_California" TargetMode="External"/><Relationship Id="rId46" Type="http://schemas.openxmlformats.org/officeDocument/2006/relationships/hyperlink" Target="https://en.wikipedia.org/wiki/Argentina" TargetMode="External"/><Relationship Id="rId59" Type="http://schemas.openxmlformats.org/officeDocument/2006/relationships/hyperlink" Target="https://www.cpp.edu/kellogg-gallery/exhibitions/2016-ink-and-clay-42/awards.shtml" TargetMode="External"/><Relationship Id="rId67" Type="http://schemas.openxmlformats.org/officeDocument/2006/relationships/hyperlink" Target="https://www.theicala.org/en/exhibitions/61-agency-of-assets-reality-augmented" TargetMode="External"/><Relationship Id="rId20" Type="http://schemas.openxmlformats.org/officeDocument/2006/relationships/hyperlink" Target="https://en.wikipedia.org/wiki/Draft:Zenka_Caro" TargetMode="External"/><Relationship Id="rId41" Type="http://schemas.openxmlformats.org/officeDocument/2006/relationships/hyperlink" Target="https://en.wikipedia.org/wiki/Draft:Zenka_Caro" TargetMode="External"/><Relationship Id="rId54" Type="http://schemas.openxmlformats.org/officeDocument/2006/relationships/hyperlink" Target="https://www.wyomingpublicmedia.org/open-spaces/2017-06-16/arapahoe-school-takes-futuristic-leap" TargetMode="External"/><Relationship Id="rId62" Type="http://schemas.openxmlformats.org/officeDocument/2006/relationships/hyperlink" Target="https://www.uploadvr.com/white-mirror-positive-vision-future-technology/" TargetMode="External"/><Relationship Id="rId70" Type="http://schemas.openxmlformats.org/officeDocument/2006/relationships/hyperlink" Target="https://www.lavoz.com.ar/vos/artes/el-arte-en-cordoba-vuelve-a-estar-de-feria/" TargetMode="External"/><Relationship Id="rId75" Type="http://schemas.openxmlformats.org/officeDocument/2006/relationships/hyperlink" Target="https://kudosaz.com/" TargetMode="External"/><Relationship Id="rId1" Type="http://schemas.openxmlformats.org/officeDocument/2006/relationships/customXml" Target="../customXml/item1.xml"/><Relationship Id="rId6" Type="http://schemas.openxmlformats.org/officeDocument/2006/relationships/hyperlink" Target="https://en.wikipedia.org/wiki/Futurist" TargetMode="External"/><Relationship Id="rId15" Type="http://schemas.microsoft.com/office/2016/09/relationships/commentsIds" Target="commentsIds.xml"/><Relationship Id="rId23" Type="http://schemas.openxmlformats.org/officeDocument/2006/relationships/hyperlink" Target="https://en.wikipedia.org/wiki/Draft:Zenka_Caro" TargetMode="External"/><Relationship Id="rId28" Type="http://schemas.openxmlformats.org/officeDocument/2006/relationships/hyperlink" Target="https://en.wikipedia.org/wiki/Draft:Zenka_Caro" TargetMode="External"/><Relationship Id="rId36" Type="http://schemas.openxmlformats.org/officeDocument/2006/relationships/hyperlink" Target="https://en.wikipedia.org/wiki/John_F._Kennedy_International_Airport" TargetMode="External"/><Relationship Id="rId49" Type="http://schemas.openxmlformats.org/officeDocument/2006/relationships/hyperlink" Target="https://www.zenka.org/press" TargetMode="External"/><Relationship Id="rId57" Type="http://schemas.openxmlformats.org/officeDocument/2006/relationships/hyperlink" Target="https://www.roadtovr.com/artist-documented-vrs-history-series-sculptures/" TargetMode="External"/><Relationship Id="rId10" Type="http://schemas.openxmlformats.org/officeDocument/2006/relationships/hyperlink" Target="https://en.wikipedia.org/wiki/Draft:Zenka_Caro" TargetMode="External"/><Relationship Id="rId31" Type="http://schemas.openxmlformats.org/officeDocument/2006/relationships/hyperlink" Target="https://en.wikipedia.org/wiki/Draft:Zenka_Caro" TargetMode="External"/><Relationship Id="rId44" Type="http://schemas.openxmlformats.org/officeDocument/2006/relationships/hyperlink" Target="https://en.wikipedia.org/wiki/Draft:Zenka_Caro" TargetMode="External"/><Relationship Id="rId52" Type="http://schemas.openxmlformats.org/officeDocument/2006/relationships/hyperlink" Target="https://www.chillicothegazette.com/story/news/local/2023/11/01/local-artists-proves-she-can-do-it-with-biggest-show-yet/71254902007/" TargetMode="External"/><Relationship Id="rId60" Type="http://schemas.openxmlformats.org/officeDocument/2006/relationships/hyperlink" Target="https://www.cpp.edu/kellogg-gallery/exhibitions/2017-ink-clay-43/index.shtml" TargetMode="External"/><Relationship Id="rId65" Type="http://schemas.openxmlformats.org/officeDocument/2006/relationships/hyperlink" Target="https://en.wikipedia.org/wiki/Sotheby's" TargetMode="External"/><Relationship Id="rId73" Type="http://schemas.openxmlformats.org/officeDocument/2006/relationships/hyperlink" Target="https://en.wikipedia.org/wiki/La_Voz_del_Interior" TargetMode="External"/><Relationship Id="rId78" Type="http://schemas.openxmlformats.org/officeDocument/2006/relationships/hyperlink" Target="https://thedreammachine.org/"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en.wikipedia.org/wiki/Virtual_reality" TargetMode="External"/><Relationship Id="rId13" Type="http://schemas.openxmlformats.org/officeDocument/2006/relationships/comments" Target="comments.xml"/><Relationship Id="rId18" Type="http://schemas.openxmlformats.org/officeDocument/2006/relationships/hyperlink" Target="https://en.wikipedia.org/wiki/Draft:Zenka_Caro" TargetMode="External"/><Relationship Id="rId39" Type="http://schemas.openxmlformats.org/officeDocument/2006/relationships/hyperlink" Target="https://en.wikipedia.org/wiki/Draft:Zenka_Caro" TargetMode="External"/><Relationship Id="rId34" Type="http://schemas.openxmlformats.org/officeDocument/2006/relationships/hyperlink" Target="https://en.wikipedia.org/wiki/Draft:Zenka_Caro" TargetMode="External"/><Relationship Id="rId50" Type="http://schemas.openxmlformats.org/officeDocument/2006/relationships/hyperlink" Target="https://www.cincinnatimagazine.com/article/qa-amy-suardi-the-frugal-mama3/" TargetMode="External"/><Relationship Id="rId55" Type="http://schemas.openxmlformats.org/officeDocument/2006/relationships/hyperlink" Target="https://www.cluttermagazine.com/news/2012/12/inside-out-argentina" TargetMode="External"/><Relationship Id="rId76" Type="http://schemas.openxmlformats.org/officeDocument/2006/relationships/hyperlink" Target="https://zenka.org/" TargetMode="External"/><Relationship Id="rId7" Type="http://schemas.openxmlformats.org/officeDocument/2006/relationships/hyperlink" Target="https://en.wikipedia.org/wiki/Sedona,_Arizona" TargetMode="External"/><Relationship Id="rId71" Type="http://schemas.openxmlformats.org/officeDocument/2006/relationships/hyperlink" Target="https://en.wikipedia.org/wiki/La_Voz_del_Interior" TargetMode="External"/><Relationship Id="rId2" Type="http://schemas.openxmlformats.org/officeDocument/2006/relationships/numbering" Target="numbering.xml"/><Relationship Id="rId29" Type="http://schemas.openxmlformats.org/officeDocument/2006/relationships/hyperlink" Target="https://en.wikipedia.org/wiki/Draft:Zenka_Caro" TargetMode="External"/><Relationship Id="rId24" Type="http://schemas.openxmlformats.org/officeDocument/2006/relationships/hyperlink" Target="https://en.wikipedia.org/wiki/Draft:Zenka_Caro" TargetMode="External"/><Relationship Id="rId40" Type="http://schemas.openxmlformats.org/officeDocument/2006/relationships/hyperlink" Target="https://en.wikipedia.org/wiki/Draft:Zenka_Caro" TargetMode="External"/><Relationship Id="rId45" Type="http://schemas.openxmlformats.org/officeDocument/2006/relationships/hyperlink" Target="https://en.wikipedia.org/wiki/Draft:Zenka_Caro" TargetMode="External"/><Relationship Id="rId66" Type="http://schemas.openxmlformats.org/officeDocument/2006/relationships/hyperlink" Target="https://theartofvr2017.sched.com/event/AszJ/the-new-fine-arts-part-i-unlocking-the-creative-potential-of-vr-as-a-medium-presented-by-unit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AEA79-A489-44F6-B91C-BFCA9CD42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4998</Words>
  <Characters>28491</Characters>
  <Application>Microsoft Office Word</Application>
  <DocSecurity>0</DocSecurity>
  <Lines>237</Lines>
  <Paragraphs>66</Paragraphs>
  <ScaleCrop>false</ScaleCrop>
  <Company/>
  <LinksUpToDate>false</LinksUpToDate>
  <CharactersWithSpaces>33423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Copy Editor</cp:lastModifiedBy>
  <cp:revision>4</cp:revision>
  <dcterms:created xsi:type="dcterms:W3CDTF">2026-09-19T15:09:00Z</dcterms:created>
  <dcterms:modified xsi:type="dcterms:W3CDTF">2026-09-19T15:12:00Z</dcterms:modified>
</cp:coreProperties>
</file>